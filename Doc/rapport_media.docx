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A7CD4" w14:textId="7D26EA8E" w:rsidR="004B43D1" w:rsidRPr="002027C3" w:rsidRDefault="23BEDDA4" w:rsidP="004B43D1">
      <w:r w:rsidRPr="002027C3">
        <w:t xml:space="preserve">AVRIL Léo, DUHAMEL Shawn, GEORGE Gabriel, GOULIN Noah </w:t>
      </w:r>
      <w:r w:rsidR="00AA1FAD">
        <w:t>et</w:t>
      </w:r>
      <w:r w:rsidRPr="002027C3">
        <w:t xml:space="preserve"> VIEILLEVIGNE Julien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72"/>
      </w:tblGrid>
      <w:tr w:rsidR="004B43D1" w:rsidRPr="007465CC" w14:paraId="57398DBE" w14:textId="77777777" w:rsidTr="13274FFA">
        <w:tc>
          <w:tcPr>
            <w:tcW w:w="4606" w:type="dxa"/>
          </w:tcPr>
          <w:p w14:paraId="5123B711" w14:textId="6826870F" w:rsidR="004B43D1" w:rsidRPr="002027C3" w:rsidRDefault="004B43D1" w:rsidP="007876D6"/>
        </w:tc>
        <w:tc>
          <w:tcPr>
            <w:tcW w:w="4606" w:type="dxa"/>
          </w:tcPr>
          <w:p w14:paraId="6232F04C" w14:textId="77777777" w:rsidR="004B43D1" w:rsidRPr="002027C3" w:rsidRDefault="004B43D1" w:rsidP="007876D6"/>
        </w:tc>
      </w:tr>
      <w:tr w:rsidR="004B43D1" w14:paraId="0F123E3E" w14:textId="77777777" w:rsidTr="13274FFA">
        <w:tc>
          <w:tcPr>
            <w:tcW w:w="4606" w:type="dxa"/>
          </w:tcPr>
          <w:p w14:paraId="55FF8EB5" w14:textId="4DA831A0" w:rsidR="004B43D1" w:rsidRPr="005D5DAD" w:rsidRDefault="002027C3" w:rsidP="13274FFA">
            <w:pPr>
              <w:spacing w:after="0" w:line="240" w:lineRule="auto"/>
              <w:rPr>
                <w:sz w:val="40"/>
                <w:szCs w:val="40"/>
              </w:rPr>
            </w:pPr>
            <w:r>
              <w:rPr>
                <w:noProof/>
              </w:rPr>
              <w:drawing>
                <wp:anchor distT="0" distB="0" distL="114300" distR="114300" simplePos="0" relativeHeight="251658240" behindDoc="0" locked="0" layoutInCell="1" allowOverlap="1" wp14:anchorId="129CF7EB" wp14:editId="4EED99D9">
                  <wp:simplePos x="0" y="0"/>
                  <wp:positionH relativeFrom="column">
                    <wp:posOffset>393700</wp:posOffset>
                  </wp:positionH>
                  <wp:positionV relativeFrom="paragraph">
                    <wp:posOffset>3810</wp:posOffset>
                  </wp:positionV>
                  <wp:extent cx="630287" cy="1047750"/>
                  <wp:effectExtent l="0" t="0" r="0" b="0"/>
                  <wp:wrapNone/>
                  <wp:docPr id="2117455238" name="Picture 39099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96503"/>
                          <pic:cNvPicPr/>
                        </pic:nvPicPr>
                        <pic:blipFill>
                          <a:blip r:embed="rId11">
                            <a:extLst>
                              <a:ext uri="{28A0092B-C50C-407E-A947-70E740481C1C}">
                                <a14:useLocalDpi xmlns:a14="http://schemas.microsoft.com/office/drawing/2010/main" val="0"/>
                              </a:ext>
                            </a:extLst>
                          </a:blip>
                          <a:stretch>
                            <a:fillRect/>
                          </a:stretch>
                        </pic:blipFill>
                        <pic:spPr>
                          <a:xfrm>
                            <a:off x="0" y="0"/>
                            <a:ext cx="630287" cy="1047750"/>
                          </a:xfrm>
                          <a:prstGeom prst="rect">
                            <a:avLst/>
                          </a:prstGeom>
                        </pic:spPr>
                      </pic:pic>
                    </a:graphicData>
                  </a:graphic>
                  <wp14:sizeRelH relativeFrom="page">
                    <wp14:pctWidth>0</wp14:pctWidth>
                  </wp14:sizeRelH>
                  <wp14:sizeRelV relativeFrom="page">
                    <wp14:pctHeight>0</wp14:pctHeight>
                  </wp14:sizeRelV>
                </wp:anchor>
              </w:drawing>
            </w:r>
          </w:p>
        </w:tc>
        <w:tc>
          <w:tcPr>
            <w:tcW w:w="4606" w:type="dxa"/>
          </w:tcPr>
          <w:p w14:paraId="4812AA0B" w14:textId="500A82B3" w:rsidR="004B43D1" w:rsidRDefault="00A41199" w:rsidP="13274FFA">
            <w:pPr>
              <w:jc w:val="right"/>
            </w:pPr>
            <w:r>
              <w:rPr>
                <w:noProof/>
              </w:rPr>
              <w:drawing>
                <wp:inline distT="0" distB="0" distL="0" distR="0" wp14:anchorId="60137CFD" wp14:editId="4A81D352">
                  <wp:extent cx="19050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905000" cy="762000"/>
                          </a:xfrm>
                          <a:prstGeom prst="rect">
                            <a:avLst/>
                          </a:prstGeom>
                        </pic:spPr>
                      </pic:pic>
                    </a:graphicData>
                  </a:graphic>
                </wp:inline>
              </w:drawing>
            </w:r>
          </w:p>
        </w:tc>
      </w:tr>
    </w:tbl>
    <w:p w14:paraId="49EA869F" w14:textId="4FCCAF5B" w:rsidR="004B43D1" w:rsidRDefault="004B43D1" w:rsidP="004B43D1"/>
    <w:tbl>
      <w:tblPr>
        <w:tblW w:w="0" w:type="auto"/>
        <w:tblLook w:val="04A0" w:firstRow="1" w:lastRow="0" w:firstColumn="1" w:lastColumn="0" w:noHBand="0" w:noVBand="1"/>
      </w:tblPr>
      <w:tblGrid>
        <w:gridCol w:w="4536"/>
        <w:gridCol w:w="4536"/>
      </w:tblGrid>
      <w:tr w:rsidR="004B43D1" w:rsidRPr="00535D94" w14:paraId="3BE3849D" w14:textId="77777777" w:rsidTr="62F41714">
        <w:tc>
          <w:tcPr>
            <w:tcW w:w="4606" w:type="dxa"/>
            <w:vAlign w:val="center"/>
          </w:tcPr>
          <w:p w14:paraId="120AAB0D" w14:textId="5574CD03" w:rsidR="004B43D1" w:rsidRPr="00535D94" w:rsidRDefault="004B43D1" w:rsidP="007876D6">
            <w:pPr>
              <w:spacing w:after="0" w:line="240" w:lineRule="auto"/>
              <w:rPr>
                <w:lang w:val="en-US"/>
              </w:rPr>
            </w:pPr>
          </w:p>
        </w:tc>
        <w:tc>
          <w:tcPr>
            <w:tcW w:w="4606" w:type="dxa"/>
            <w:vAlign w:val="center"/>
          </w:tcPr>
          <w:p w14:paraId="3E50C6B3" w14:textId="77777777" w:rsidR="004B43D1" w:rsidRPr="00535D94" w:rsidRDefault="004B43D1" w:rsidP="007876D6">
            <w:pPr>
              <w:spacing w:after="0" w:line="240" w:lineRule="auto"/>
              <w:jc w:val="right"/>
              <w:rPr>
                <w:sz w:val="40"/>
                <w:szCs w:val="40"/>
                <w:lang w:val="en-US"/>
              </w:rPr>
            </w:pPr>
          </w:p>
        </w:tc>
      </w:tr>
      <w:tr w:rsidR="62F41714" w14:paraId="316726B6" w14:textId="77777777" w:rsidTr="62F41714">
        <w:trPr>
          <w:trHeight w:val="300"/>
        </w:trPr>
        <w:tc>
          <w:tcPr>
            <w:tcW w:w="4536" w:type="dxa"/>
            <w:vAlign w:val="center"/>
          </w:tcPr>
          <w:p w14:paraId="20249397" w14:textId="1DCE2BD3" w:rsidR="62F41714" w:rsidRDefault="62F41714" w:rsidP="62F41714">
            <w:pPr>
              <w:spacing w:line="240" w:lineRule="auto"/>
              <w:rPr>
                <w:sz w:val="40"/>
                <w:szCs w:val="40"/>
                <w:lang w:val="en-US"/>
              </w:rPr>
            </w:pPr>
          </w:p>
        </w:tc>
        <w:tc>
          <w:tcPr>
            <w:tcW w:w="4536" w:type="dxa"/>
            <w:vAlign w:val="center"/>
          </w:tcPr>
          <w:p w14:paraId="4A8BAE5E" w14:textId="410085A8" w:rsidR="62F41714" w:rsidRDefault="62F41714" w:rsidP="62F41714">
            <w:pPr>
              <w:spacing w:line="240" w:lineRule="auto"/>
              <w:jc w:val="right"/>
              <w:rPr>
                <w:sz w:val="40"/>
                <w:szCs w:val="40"/>
                <w:lang w:val="en-US"/>
              </w:rPr>
            </w:pPr>
          </w:p>
        </w:tc>
      </w:tr>
    </w:tbl>
    <w:p w14:paraId="22634EBB" w14:textId="7428212F" w:rsidR="004B43D1" w:rsidRDefault="00A51F5C" w:rsidP="004B43D1">
      <w:pPr>
        <w:spacing w:after="0" w:line="240" w:lineRule="auto"/>
        <w:jc w:val="center"/>
        <w:rPr>
          <w:sz w:val="40"/>
          <w:szCs w:val="40"/>
          <w:lang w:val="en-US"/>
        </w:rPr>
      </w:pPr>
      <w:r w:rsidRPr="00A51F5C">
        <w:rPr>
          <w:noProof/>
          <w:sz w:val="40"/>
          <w:szCs w:val="40"/>
          <w:lang w:val="en-US"/>
        </w:rPr>
        <w:drawing>
          <wp:inline distT="0" distB="0" distL="0" distR="0" wp14:anchorId="752633BF" wp14:editId="0C03139D">
            <wp:extent cx="1251857" cy="1283595"/>
            <wp:effectExtent l="0" t="0" r="5715" b="0"/>
            <wp:docPr id="1135529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29094" name=""/>
                    <pic:cNvPicPr/>
                  </pic:nvPicPr>
                  <pic:blipFill>
                    <a:blip r:embed="rId13"/>
                    <a:stretch>
                      <a:fillRect/>
                    </a:stretch>
                  </pic:blipFill>
                  <pic:spPr>
                    <a:xfrm>
                      <a:off x="0" y="0"/>
                      <a:ext cx="1259607" cy="1291541"/>
                    </a:xfrm>
                    <a:prstGeom prst="rect">
                      <a:avLst/>
                    </a:prstGeom>
                  </pic:spPr>
                </pic:pic>
              </a:graphicData>
            </a:graphic>
          </wp:inline>
        </w:drawing>
      </w:r>
    </w:p>
    <w:p w14:paraId="56D031A7" w14:textId="24E3748A" w:rsidR="004B43D1" w:rsidRDefault="2C945A5F" w:rsidP="004B43D1">
      <w:pPr>
        <w:rPr>
          <w:sz w:val="48"/>
          <w:szCs w:val="48"/>
          <w:lang w:val="en-US"/>
        </w:rPr>
      </w:pPr>
      <w:r w:rsidRPr="2E4A4E41">
        <w:rPr>
          <w:sz w:val="48"/>
          <w:szCs w:val="48"/>
          <w:lang w:val="en-US"/>
        </w:rPr>
        <w:t xml:space="preserve">       </w:t>
      </w:r>
    </w:p>
    <w:p w14:paraId="0C0DA5B8" w14:textId="3B19B646" w:rsidR="004B43D1" w:rsidRPr="00625547" w:rsidRDefault="00A77E8B" w:rsidP="004B43D1">
      <w:pPr>
        <w:jc w:val="center"/>
        <w:rPr>
          <w:sz w:val="48"/>
          <w:szCs w:val="48"/>
          <w:lang w:val="en-US"/>
        </w:rPr>
      </w:pPr>
      <w:r>
        <w:rPr>
          <w:sz w:val="48"/>
          <w:szCs w:val="48"/>
          <w:lang w:val="en-US"/>
        </w:rPr>
        <w:t>Rapport final</w:t>
      </w:r>
    </w:p>
    <w:p w14:paraId="170DBD51" w14:textId="01DC9A7F" w:rsidR="004B43D1" w:rsidRPr="00405DB0" w:rsidRDefault="007465CC" w:rsidP="004B43D1">
      <w:pPr>
        <w:jc w:val="center"/>
        <w:rPr>
          <w:sz w:val="48"/>
          <w:szCs w:val="48"/>
          <w:lang w:val="en-GB"/>
        </w:rPr>
      </w:pPr>
      <w:r w:rsidRPr="00405DB0">
        <w:rPr>
          <w:sz w:val="48"/>
          <w:szCs w:val="48"/>
          <w:lang w:val="en-GB"/>
        </w:rPr>
        <w:t>M</w:t>
      </w:r>
      <w:r w:rsidR="0EDEF21C" w:rsidRPr="00405DB0">
        <w:rPr>
          <w:sz w:val="48"/>
          <w:szCs w:val="48"/>
          <w:lang w:val="en-GB"/>
        </w:rPr>
        <w:t>éd</w:t>
      </w:r>
      <w:r w:rsidRPr="00405DB0">
        <w:rPr>
          <w:sz w:val="48"/>
          <w:szCs w:val="48"/>
          <w:lang w:val="en-GB"/>
        </w:rPr>
        <w:t>-IA</w:t>
      </w:r>
    </w:p>
    <w:p w14:paraId="37119288" w14:textId="77777777" w:rsidR="004B43D1" w:rsidRPr="0095005B" w:rsidRDefault="004B43D1" w:rsidP="004B43D1">
      <w:pPr>
        <w:jc w:val="center"/>
        <w:rPr>
          <w:lang w:val="en-GB"/>
        </w:rPr>
      </w:pPr>
      <w:r w:rsidRPr="0095005B">
        <w:rPr>
          <w:lang w:val="en-GB"/>
        </w:rPr>
        <w:t>I4-</w:t>
      </w:r>
      <w:r w:rsidR="008E75E6" w:rsidRPr="0095005B">
        <w:rPr>
          <w:lang w:val="en-GB"/>
        </w:rPr>
        <w:t>PAP</w:t>
      </w:r>
      <w:r w:rsidRPr="0095005B">
        <w:rPr>
          <w:lang w:val="en-GB"/>
        </w:rPr>
        <w:t>-</w:t>
      </w:r>
      <w:r w:rsidR="006069D2" w:rsidRPr="0095005B">
        <w:rPr>
          <w:lang w:val="en-GB"/>
        </w:rPr>
        <w:t>2358</w:t>
      </w:r>
      <w:r w:rsidRPr="0095005B">
        <w:rPr>
          <w:lang w:val="en-GB"/>
        </w:rPr>
        <w:t>-</w:t>
      </w:r>
      <w:r w:rsidR="4BF23C7E" w:rsidRPr="0095005B">
        <w:rPr>
          <w:lang w:val="en-GB"/>
        </w:rPr>
        <w:t>20240209</w:t>
      </w:r>
    </w:p>
    <w:p w14:paraId="70AF864F" w14:textId="14A5B937" w:rsidR="004B43D1" w:rsidRPr="0095005B" w:rsidRDefault="00615477" w:rsidP="00A43482">
      <w:pPr>
        <w:jc w:val="center"/>
        <w:rPr>
          <w:lang w:val="en-GB"/>
        </w:rPr>
      </w:pPr>
      <w:r w:rsidRPr="004B54E0">
        <w:rPr>
          <w:rFonts w:ascii="Cambria" w:eastAsia="Times New Roman" w:hAnsi="Cambria"/>
          <w:b/>
          <w:bCs/>
          <w:noProof/>
          <w:color w:val="365F91"/>
          <w:sz w:val="28"/>
          <w:szCs w:val="28"/>
          <w:lang w:eastAsia="fr-FR"/>
        </w:rPr>
        <mc:AlternateContent>
          <mc:Choice Requires="wps">
            <w:drawing>
              <wp:anchor distT="45720" distB="45720" distL="114300" distR="114300" simplePos="0" relativeHeight="251658241" behindDoc="0" locked="0" layoutInCell="1" allowOverlap="1" wp14:anchorId="20E7B9F0" wp14:editId="42BD76C0">
                <wp:simplePos x="0" y="0"/>
                <wp:positionH relativeFrom="column">
                  <wp:posOffset>243205</wp:posOffset>
                </wp:positionH>
                <wp:positionV relativeFrom="paragraph">
                  <wp:posOffset>367030</wp:posOffset>
                </wp:positionV>
                <wp:extent cx="5361940" cy="1404620"/>
                <wp:effectExtent l="0" t="0" r="10160" b="1079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940" cy="1404620"/>
                        </a:xfrm>
                        <a:prstGeom prst="rect">
                          <a:avLst/>
                        </a:prstGeom>
                        <a:solidFill>
                          <a:srgbClr val="FFFFFF"/>
                        </a:solidFill>
                        <a:ln w="9525">
                          <a:solidFill>
                            <a:srgbClr val="000000"/>
                          </a:solidFill>
                          <a:miter lim="800000"/>
                          <a:headEnd/>
                          <a:tailEnd/>
                        </a:ln>
                      </wps:spPr>
                      <wps:txbx>
                        <w:txbxContent>
                          <w:p w14:paraId="2B28500E" w14:textId="74D456EA" w:rsidR="005700CD" w:rsidRDefault="005700CD" w:rsidP="00EF59D9">
                            <w:pPr>
                              <w:jc w:val="both"/>
                              <w:rPr>
                                <w:rFonts w:asciiTheme="minorHAnsi" w:hAnsiTheme="minorHAnsi" w:cstheme="minorHAnsi"/>
                                <w:b/>
                                <w:sz w:val="18"/>
                                <w:szCs w:val="18"/>
                              </w:rPr>
                            </w:pPr>
                            <w:r>
                              <w:rPr>
                                <w:rFonts w:asciiTheme="minorHAnsi" w:hAnsiTheme="minorHAnsi" w:cstheme="minorHAnsi"/>
                                <w:sz w:val="18"/>
                                <w:szCs w:val="18"/>
                              </w:rPr>
                              <w:t xml:space="preserve"> </w:t>
                            </w:r>
                            <w:r w:rsidRPr="008D7681">
                              <w:rPr>
                                <w:rFonts w:asciiTheme="minorHAnsi" w:hAnsiTheme="minorHAnsi" w:cstheme="minorHAnsi"/>
                                <w:b/>
                                <w:sz w:val="18"/>
                                <w:szCs w:val="18"/>
                              </w:rPr>
                              <w:t>Contexte/ Enjeux</w:t>
                            </w:r>
                          </w:p>
                          <w:p w14:paraId="2E9E4851" w14:textId="3C860471" w:rsidR="006E34A5" w:rsidRDefault="00A43482" w:rsidP="00EF59D9">
                            <w:pPr>
                              <w:jc w:val="both"/>
                            </w:pPr>
                            <w:r>
                              <w:t xml:space="preserve">Les élections présidentielles génèrent de nombreuses analyses basées principalement sur les sondages et les résultats électoraux. Cependant, les analyses automatiques des débats et interviews télévisés sont moins courantes, bien qu'elles soient cruciales dans la campagne. </w:t>
                            </w:r>
                            <w:r w:rsidR="006E34A5">
                              <w:t xml:space="preserve">Ce projet de R&amp;D, en partenariat avec </w:t>
                            </w:r>
                            <w:proofErr w:type="spellStart"/>
                            <w:r w:rsidR="006E34A5">
                              <w:t>Alten</w:t>
                            </w:r>
                            <w:proofErr w:type="spellEnd"/>
                            <w:r w:rsidR="006E34A5">
                              <w:t xml:space="preserve">, vise à manipuler </w:t>
                            </w:r>
                            <w:r w:rsidR="00137EFB">
                              <w:t>des fichiers audios</w:t>
                            </w:r>
                            <w:r w:rsidR="006E34A5">
                              <w:t xml:space="preserve"> pour offrir un outil objectif et accessible aux politiques, professionnels et particuliers, enrichissant ainsi la démocratie.</w:t>
                            </w:r>
                          </w:p>
                          <w:p w14:paraId="11174BD7" w14:textId="5038D05C" w:rsidR="005700CD" w:rsidRDefault="005700CD" w:rsidP="00EF59D9">
                            <w:pPr>
                              <w:jc w:val="both"/>
                              <w:rPr>
                                <w:rFonts w:asciiTheme="minorHAnsi" w:hAnsiTheme="minorHAnsi" w:cstheme="minorHAnsi"/>
                                <w:b/>
                                <w:sz w:val="18"/>
                                <w:szCs w:val="18"/>
                              </w:rPr>
                            </w:pPr>
                            <w:r w:rsidRPr="008D7681">
                              <w:rPr>
                                <w:rFonts w:asciiTheme="minorHAnsi" w:hAnsiTheme="minorHAnsi" w:cstheme="minorHAnsi"/>
                                <w:b/>
                                <w:sz w:val="18"/>
                                <w:szCs w:val="18"/>
                              </w:rPr>
                              <w:t>Résultats</w:t>
                            </w:r>
                          </w:p>
                          <w:p w14:paraId="2A315772" w14:textId="42E86CF5" w:rsidR="002C2DBF" w:rsidRDefault="002C2DBF" w:rsidP="00EF59D9">
                            <w:pPr>
                              <w:jc w:val="both"/>
                            </w:pPr>
                            <w:r>
                              <w:t xml:space="preserve">État de l'art sur les technologies avancées pour créer un pipeline qui effectue la </w:t>
                            </w:r>
                            <w:proofErr w:type="spellStart"/>
                            <w:r>
                              <w:t>diarisation</w:t>
                            </w:r>
                            <w:proofErr w:type="spellEnd"/>
                            <w:r>
                              <w:t xml:space="preserve"> d'un fichier audio, sépare les voix superposées, identifie les locuteurs et convertit la parole en texte.</w:t>
                            </w:r>
                          </w:p>
                          <w:p w14:paraId="6EC2293B" w14:textId="2637151A" w:rsidR="005700CD" w:rsidRPr="008D7681" w:rsidRDefault="005700CD" w:rsidP="00EF59D9">
                            <w:pPr>
                              <w:jc w:val="both"/>
                              <w:rPr>
                                <w:rFonts w:asciiTheme="minorHAnsi" w:hAnsiTheme="minorHAnsi" w:cstheme="minorHAnsi"/>
                                <w:b/>
                                <w:sz w:val="18"/>
                                <w:szCs w:val="18"/>
                              </w:rPr>
                            </w:pPr>
                            <w:r>
                              <w:rPr>
                                <w:rFonts w:asciiTheme="minorHAnsi" w:hAnsiTheme="minorHAnsi" w:cstheme="minorHAnsi"/>
                                <w:sz w:val="18"/>
                                <w:szCs w:val="18"/>
                              </w:rPr>
                              <w:t xml:space="preserve"> </w:t>
                            </w:r>
                            <w:r w:rsidR="008D7681">
                              <w:rPr>
                                <w:rFonts w:asciiTheme="minorHAnsi" w:hAnsiTheme="minorHAnsi" w:cstheme="minorHAnsi"/>
                                <w:b/>
                                <w:sz w:val="18"/>
                                <w:szCs w:val="18"/>
                              </w:rPr>
                              <w:t>Conclusions</w:t>
                            </w:r>
                          </w:p>
                          <w:p w14:paraId="7910E001" w14:textId="1319B615" w:rsidR="005700CD" w:rsidRPr="00EA2178" w:rsidRDefault="00F166E2" w:rsidP="00EF59D9">
                            <w:pPr>
                              <w:jc w:val="both"/>
                              <w:rPr>
                                <w:rFonts w:asciiTheme="minorHAnsi" w:hAnsiTheme="minorHAnsi" w:cstheme="minorHAnsi"/>
                                <w:szCs w:val="20"/>
                              </w:rPr>
                            </w:pPr>
                            <w:r w:rsidRPr="00EA2178">
                              <w:rPr>
                                <w:rFonts w:asciiTheme="minorHAnsi" w:hAnsiTheme="minorHAnsi" w:cstheme="minorHAnsi"/>
                                <w:szCs w:val="20"/>
                              </w:rPr>
                              <w:t xml:space="preserve">Ce projet a été </w:t>
                            </w:r>
                            <w:r w:rsidR="0010253A" w:rsidRPr="00EA2178">
                              <w:rPr>
                                <w:rFonts w:asciiTheme="minorHAnsi" w:hAnsiTheme="minorHAnsi" w:cstheme="minorHAnsi"/>
                                <w:szCs w:val="20"/>
                              </w:rPr>
                              <w:t>une réussite</w:t>
                            </w:r>
                            <w:r w:rsidRPr="00EA2178">
                              <w:rPr>
                                <w:rFonts w:asciiTheme="minorHAnsi" w:hAnsiTheme="minorHAnsi" w:cstheme="minorHAnsi"/>
                                <w:szCs w:val="20"/>
                              </w:rPr>
                              <w:t xml:space="preserve"> avec la mise en place </w:t>
                            </w:r>
                            <w:r w:rsidR="00EA2178" w:rsidRPr="00EA2178">
                              <w:rPr>
                                <w:rFonts w:asciiTheme="minorHAnsi" w:hAnsiTheme="minorHAnsi" w:cstheme="minorHAnsi"/>
                                <w:szCs w:val="20"/>
                              </w:rPr>
                              <w:t>d’un pipeline</w:t>
                            </w:r>
                            <w:r w:rsidR="008D7480" w:rsidRPr="00EA2178">
                              <w:rPr>
                                <w:rFonts w:asciiTheme="minorHAnsi" w:hAnsiTheme="minorHAnsi" w:cstheme="minorHAnsi"/>
                                <w:szCs w:val="20"/>
                              </w:rPr>
                              <w:t xml:space="preserve"> </w:t>
                            </w:r>
                            <w:r w:rsidR="0010253A" w:rsidRPr="00EA2178">
                              <w:rPr>
                                <w:rFonts w:asciiTheme="minorHAnsi" w:hAnsiTheme="minorHAnsi" w:cstheme="minorHAnsi"/>
                                <w:szCs w:val="20"/>
                              </w:rPr>
                              <w:t>regroupant nos différents modèles d’IA.</w:t>
                            </w:r>
                            <w:r w:rsidR="003E7C29" w:rsidRPr="00EA2178">
                              <w:rPr>
                                <w:rFonts w:asciiTheme="minorHAnsi" w:hAnsiTheme="minorHAnsi" w:cstheme="minorHAnsi"/>
                                <w:szCs w:val="20"/>
                              </w:rPr>
                              <w:t xml:space="preserve"> Ce projet mélangeant R&amp;D et ingénierie nous a beaucoup appris</w:t>
                            </w:r>
                            <w:r w:rsidR="00B843B7" w:rsidRPr="00EA2178">
                              <w:rPr>
                                <w:rFonts w:asciiTheme="minorHAnsi" w:hAnsiTheme="minorHAnsi" w:cstheme="minorHAnsi"/>
                                <w:szCs w:val="20"/>
                              </w:rPr>
                              <w:t xml:space="preserve"> sur</w:t>
                            </w:r>
                            <w:r w:rsidR="00E20B53" w:rsidRPr="00EA2178">
                              <w:rPr>
                                <w:rFonts w:asciiTheme="minorHAnsi" w:hAnsiTheme="minorHAnsi" w:cstheme="minorHAnsi"/>
                                <w:szCs w:val="20"/>
                              </w:rPr>
                              <w:t xml:space="preserve"> le</w:t>
                            </w:r>
                            <w:r w:rsidR="005B2B4F">
                              <w:rPr>
                                <w:rFonts w:asciiTheme="minorHAnsi" w:hAnsiTheme="minorHAnsi" w:cstheme="minorHAnsi"/>
                                <w:szCs w:val="20"/>
                              </w:rPr>
                              <w:t>s</w:t>
                            </w:r>
                            <w:r w:rsidR="00E20B53" w:rsidRPr="00EA2178">
                              <w:rPr>
                                <w:rFonts w:asciiTheme="minorHAnsi" w:hAnsiTheme="minorHAnsi" w:cstheme="minorHAnsi"/>
                                <w:szCs w:val="20"/>
                              </w:rPr>
                              <w:t xml:space="preserve"> domaine</w:t>
                            </w:r>
                            <w:r w:rsidR="005B2B4F">
                              <w:rPr>
                                <w:rFonts w:asciiTheme="minorHAnsi" w:hAnsiTheme="minorHAnsi" w:cstheme="minorHAnsi"/>
                                <w:szCs w:val="20"/>
                              </w:rPr>
                              <w:t>s</w:t>
                            </w:r>
                            <w:r w:rsidR="00E20B53" w:rsidRPr="00EA2178">
                              <w:rPr>
                                <w:rFonts w:asciiTheme="minorHAnsi" w:hAnsiTheme="minorHAnsi" w:cstheme="minorHAnsi"/>
                                <w:szCs w:val="20"/>
                              </w:rPr>
                              <w:t xml:space="preserve"> </w:t>
                            </w:r>
                            <w:r w:rsidR="005B2B4F">
                              <w:rPr>
                                <w:rFonts w:asciiTheme="minorHAnsi" w:hAnsiTheme="minorHAnsi" w:cstheme="minorHAnsi"/>
                                <w:szCs w:val="20"/>
                              </w:rPr>
                              <w:t>de l’</w:t>
                            </w:r>
                            <w:r w:rsidR="00E20B53" w:rsidRPr="00EA2178">
                              <w:rPr>
                                <w:rFonts w:asciiTheme="minorHAnsi" w:hAnsiTheme="minorHAnsi" w:cstheme="minorHAnsi"/>
                                <w:szCs w:val="20"/>
                              </w:rPr>
                              <w:t>audi</w:t>
                            </w:r>
                            <w:r w:rsidR="00CD5D82" w:rsidRPr="00EA2178">
                              <w:rPr>
                                <w:rFonts w:asciiTheme="minorHAnsi" w:hAnsiTheme="minorHAnsi" w:cstheme="minorHAnsi"/>
                                <w:szCs w:val="20"/>
                              </w:rPr>
                              <w:t>o</w:t>
                            </w:r>
                            <w:r w:rsidR="005B2B4F">
                              <w:rPr>
                                <w:rFonts w:asciiTheme="minorHAnsi" w:hAnsiTheme="minorHAnsi" w:cstheme="minorHAnsi"/>
                                <w:szCs w:val="20"/>
                              </w:rPr>
                              <w:t xml:space="preserve"> et de la recherche</w:t>
                            </w:r>
                            <w:r w:rsidR="00CD5D82" w:rsidRPr="00EA2178">
                              <w:rPr>
                                <w:rFonts w:asciiTheme="minorHAnsi" w:hAnsiTheme="minorHAnsi" w:cstheme="minorHAnsi"/>
                                <w:szCs w:val="20"/>
                              </w:rPr>
                              <w:t>, thématique</w:t>
                            </w:r>
                            <w:r w:rsidR="005B2B4F">
                              <w:rPr>
                                <w:rFonts w:asciiTheme="minorHAnsi" w:hAnsiTheme="minorHAnsi" w:cstheme="minorHAnsi"/>
                                <w:szCs w:val="20"/>
                              </w:rPr>
                              <w:t>s</w:t>
                            </w:r>
                            <w:r w:rsidR="00CD5D82" w:rsidRPr="00EA2178">
                              <w:rPr>
                                <w:rFonts w:asciiTheme="minorHAnsi" w:hAnsiTheme="minorHAnsi" w:cstheme="minorHAnsi"/>
                                <w:szCs w:val="20"/>
                              </w:rPr>
                              <w:t xml:space="preserve"> trop souvent </w:t>
                            </w:r>
                            <w:r w:rsidR="007464B5">
                              <w:rPr>
                                <w:rFonts w:asciiTheme="minorHAnsi" w:hAnsiTheme="minorHAnsi" w:cstheme="minorHAnsi"/>
                                <w:szCs w:val="20"/>
                              </w:rPr>
                              <w:t>peu exploré</w:t>
                            </w:r>
                            <w:r w:rsidR="00C82427">
                              <w:rPr>
                                <w:rFonts w:asciiTheme="minorHAnsi" w:hAnsiTheme="minorHAnsi" w:cstheme="minorHAnsi"/>
                                <w:szCs w:val="20"/>
                              </w:rPr>
                              <w:t>s</w:t>
                            </w:r>
                            <w:r w:rsidR="00EA2178" w:rsidRPr="00EA2178">
                              <w:rPr>
                                <w:rFonts w:asciiTheme="minorHAnsi" w:hAnsiTheme="minorHAnsi" w:cstheme="minorHAnsi"/>
                                <w:szCs w:val="20"/>
                              </w:rPr>
                              <w:t>.</w:t>
                            </w:r>
                          </w:p>
                          <w:p w14:paraId="163A8687" w14:textId="755D14BA" w:rsidR="00EF59D9" w:rsidRPr="00DC7E9E" w:rsidRDefault="00EF59D9" w:rsidP="00EF59D9">
                            <w:pPr>
                              <w:autoSpaceDE w:val="0"/>
                              <w:autoSpaceDN w:val="0"/>
                              <w:adjustRightInd w:val="0"/>
                              <w:spacing w:after="0" w:line="240" w:lineRule="auto"/>
                              <w:jc w:val="both"/>
                              <w:rPr>
                                <w:rFonts w:asciiTheme="minorHAnsi" w:hAnsiTheme="minorHAnsi" w:cstheme="minorHAnsi"/>
                                <w:b/>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E7B9F0" id="_x0000_t202" coordsize="21600,21600" o:spt="202" path="m,l,21600r21600,l21600,xe">
                <v:stroke joinstyle="miter"/>
                <v:path gradientshapeok="t" o:connecttype="rect"/>
              </v:shapetype>
              <v:shape id="Text Box 217" o:spid="_x0000_s1026" type="#_x0000_t202" style="position:absolute;left:0;text-align:left;margin-left:19.15pt;margin-top:28.9pt;width:422.2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">
                <v:textbox style="mso-fit-shape-to-text:t">
                  <w:txbxContent>
                    <w:p w14:paraId="2B28500E" w14:textId="74D456EA" w:rsidR="005700CD" w:rsidRDefault="005700CD" w:rsidP="00EF59D9">
                      <w:pPr>
                        <w:jc w:val="both"/>
                        <w:rPr>
                          <w:rFonts w:asciiTheme="minorHAnsi" w:hAnsiTheme="minorHAnsi" w:cstheme="minorHAnsi"/>
                          <w:b/>
                          <w:sz w:val="18"/>
                          <w:szCs w:val="18"/>
                        </w:rPr>
                      </w:pPr>
                      <w:r>
                        <w:rPr>
                          <w:rFonts w:asciiTheme="minorHAnsi" w:hAnsiTheme="minorHAnsi" w:cstheme="minorHAnsi"/>
                          <w:sz w:val="18"/>
                          <w:szCs w:val="18"/>
                        </w:rPr>
                        <w:t xml:space="preserve"> </w:t>
                      </w:r>
                      <w:r w:rsidRPr="008D7681">
                        <w:rPr>
                          <w:rFonts w:asciiTheme="minorHAnsi" w:hAnsiTheme="minorHAnsi" w:cstheme="minorHAnsi"/>
                          <w:b/>
                          <w:sz w:val="18"/>
                          <w:szCs w:val="18"/>
                        </w:rPr>
                        <w:t>Contexte/ Enjeux</w:t>
                      </w:r>
                    </w:p>
                    <w:p w14:paraId="2E9E4851" w14:textId="3C860471" w:rsidR="006E34A5" w:rsidRDefault="00A43482" w:rsidP="00EF59D9">
                      <w:pPr>
                        <w:jc w:val="both"/>
                      </w:pPr>
                      <w:r>
                        <w:t xml:space="preserve">Les élections présidentielles génèrent de nombreuses analyses basées principalement sur les sondages et les résultats électoraux. Cependant, les analyses automatiques des débats et interviews télévisés sont moins courantes, bien qu'elles soient cruciales dans la campagne. </w:t>
                      </w:r>
                      <w:r w:rsidR="006E34A5">
                        <w:t xml:space="preserve">Ce projet de R&amp;D, en partenariat avec </w:t>
                      </w:r>
                      <w:proofErr w:type="spellStart"/>
                      <w:r w:rsidR="006E34A5">
                        <w:t>Alten</w:t>
                      </w:r>
                      <w:proofErr w:type="spellEnd"/>
                      <w:r w:rsidR="006E34A5">
                        <w:t xml:space="preserve">, vise à manipuler </w:t>
                      </w:r>
                      <w:r w:rsidR="00137EFB">
                        <w:t>des fichiers audios</w:t>
                      </w:r>
                      <w:r w:rsidR="006E34A5">
                        <w:t xml:space="preserve"> pour offrir un outil objectif et accessible aux politiques, professionnels et particuliers, enrichissant ainsi la démocratie.</w:t>
                      </w:r>
                    </w:p>
                    <w:p w14:paraId="11174BD7" w14:textId="5038D05C" w:rsidR="005700CD" w:rsidRDefault="005700CD" w:rsidP="00EF59D9">
                      <w:pPr>
                        <w:jc w:val="both"/>
                        <w:rPr>
                          <w:rFonts w:asciiTheme="minorHAnsi" w:hAnsiTheme="minorHAnsi" w:cstheme="minorHAnsi"/>
                          <w:b/>
                          <w:sz w:val="18"/>
                          <w:szCs w:val="18"/>
                        </w:rPr>
                      </w:pPr>
                      <w:r w:rsidRPr="008D7681">
                        <w:rPr>
                          <w:rFonts w:asciiTheme="minorHAnsi" w:hAnsiTheme="minorHAnsi" w:cstheme="minorHAnsi"/>
                          <w:b/>
                          <w:sz w:val="18"/>
                          <w:szCs w:val="18"/>
                        </w:rPr>
                        <w:t>Résultats</w:t>
                      </w:r>
                    </w:p>
                    <w:p w14:paraId="2A315772" w14:textId="42E86CF5" w:rsidR="002C2DBF" w:rsidRDefault="002C2DBF" w:rsidP="00EF59D9">
                      <w:pPr>
                        <w:jc w:val="both"/>
                      </w:pPr>
                      <w:r>
                        <w:t xml:space="preserve">État de l'art sur les technologies avancées pour créer un pipeline qui effectue la </w:t>
                      </w:r>
                      <w:proofErr w:type="spellStart"/>
                      <w:r>
                        <w:t>diarisation</w:t>
                      </w:r>
                      <w:proofErr w:type="spellEnd"/>
                      <w:r>
                        <w:t xml:space="preserve"> d'un fichier audio, sépare les voix superposées, identifie les locuteurs et convertit la parole en texte.</w:t>
                      </w:r>
                    </w:p>
                    <w:p w14:paraId="6EC2293B" w14:textId="2637151A" w:rsidR="005700CD" w:rsidRPr="008D7681" w:rsidRDefault="005700CD" w:rsidP="00EF59D9">
                      <w:pPr>
                        <w:jc w:val="both"/>
                        <w:rPr>
                          <w:rFonts w:asciiTheme="minorHAnsi" w:hAnsiTheme="minorHAnsi" w:cstheme="minorHAnsi"/>
                          <w:b/>
                          <w:sz w:val="18"/>
                          <w:szCs w:val="18"/>
                        </w:rPr>
                      </w:pPr>
                      <w:r>
                        <w:rPr>
                          <w:rFonts w:asciiTheme="minorHAnsi" w:hAnsiTheme="minorHAnsi" w:cstheme="minorHAnsi"/>
                          <w:sz w:val="18"/>
                          <w:szCs w:val="18"/>
                        </w:rPr>
                        <w:t xml:space="preserve"> </w:t>
                      </w:r>
                      <w:r w:rsidR="008D7681">
                        <w:rPr>
                          <w:rFonts w:asciiTheme="minorHAnsi" w:hAnsiTheme="minorHAnsi" w:cstheme="minorHAnsi"/>
                          <w:b/>
                          <w:sz w:val="18"/>
                          <w:szCs w:val="18"/>
                        </w:rPr>
                        <w:t>Conclusions</w:t>
                      </w:r>
                    </w:p>
                    <w:p w14:paraId="7910E001" w14:textId="1319B615" w:rsidR="005700CD" w:rsidRPr="00EA2178" w:rsidRDefault="00F166E2" w:rsidP="00EF59D9">
                      <w:pPr>
                        <w:jc w:val="both"/>
                        <w:rPr>
                          <w:rFonts w:asciiTheme="minorHAnsi" w:hAnsiTheme="minorHAnsi" w:cstheme="minorHAnsi"/>
                          <w:szCs w:val="20"/>
                        </w:rPr>
                      </w:pPr>
                      <w:r w:rsidRPr="00EA2178">
                        <w:rPr>
                          <w:rFonts w:asciiTheme="minorHAnsi" w:hAnsiTheme="minorHAnsi" w:cstheme="minorHAnsi"/>
                          <w:szCs w:val="20"/>
                        </w:rPr>
                        <w:t xml:space="preserve">Ce projet a été </w:t>
                      </w:r>
                      <w:r w:rsidR="0010253A" w:rsidRPr="00EA2178">
                        <w:rPr>
                          <w:rFonts w:asciiTheme="minorHAnsi" w:hAnsiTheme="minorHAnsi" w:cstheme="minorHAnsi"/>
                          <w:szCs w:val="20"/>
                        </w:rPr>
                        <w:t>une réussite</w:t>
                      </w:r>
                      <w:r w:rsidRPr="00EA2178">
                        <w:rPr>
                          <w:rFonts w:asciiTheme="minorHAnsi" w:hAnsiTheme="minorHAnsi" w:cstheme="minorHAnsi"/>
                          <w:szCs w:val="20"/>
                        </w:rPr>
                        <w:t xml:space="preserve"> avec la mise en place </w:t>
                      </w:r>
                      <w:r w:rsidR="00EA2178" w:rsidRPr="00EA2178">
                        <w:rPr>
                          <w:rFonts w:asciiTheme="minorHAnsi" w:hAnsiTheme="minorHAnsi" w:cstheme="minorHAnsi"/>
                          <w:szCs w:val="20"/>
                        </w:rPr>
                        <w:t>d’un pipeline</w:t>
                      </w:r>
                      <w:r w:rsidR="008D7480" w:rsidRPr="00EA2178">
                        <w:rPr>
                          <w:rFonts w:asciiTheme="minorHAnsi" w:hAnsiTheme="minorHAnsi" w:cstheme="minorHAnsi"/>
                          <w:szCs w:val="20"/>
                        </w:rPr>
                        <w:t xml:space="preserve"> </w:t>
                      </w:r>
                      <w:r w:rsidR="0010253A" w:rsidRPr="00EA2178">
                        <w:rPr>
                          <w:rFonts w:asciiTheme="minorHAnsi" w:hAnsiTheme="minorHAnsi" w:cstheme="minorHAnsi"/>
                          <w:szCs w:val="20"/>
                        </w:rPr>
                        <w:t>regroupant nos différents modèles d’IA.</w:t>
                      </w:r>
                      <w:r w:rsidR="003E7C29" w:rsidRPr="00EA2178">
                        <w:rPr>
                          <w:rFonts w:asciiTheme="minorHAnsi" w:hAnsiTheme="minorHAnsi" w:cstheme="minorHAnsi"/>
                          <w:szCs w:val="20"/>
                        </w:rPr>
                        <w:t xml:space="preserve"> Ce projet mélangeant R&amp;D et ingénierie nous a beaucoup appris</w:t>
                      </w:r>
                      <w:r w:rsidR="00B843B7" w:rsidRPr="00EA2178">
                        <w:rPr>
                          <w:rFonts w:asciiTheme="minorHAnsi" w:hAnsiTheme="minorHAnsi" w:cstheme="minorHAnsi"/>
                          <w:szCs w:val="20"/>
                        </w:rPr>
                        <w:t xml:space="preserve"> sur</w:t>
                      </w:r>
                      <w:r w:rsidR="00E20B53" w:rsidRPr="00EA2178">
                        <w:rPr>
                          <w:rFonts w:asciiTheme="minorHAnsi" w:hAnsiTheme="minorHAnsi" w:cstheme="minorHAnsi"/>
                          <w:szCs w:val="20"/>
                        </w:rPr>
                        <w:t xml:space="preserve"> le</w:t>
                      </w:r>
                      <w:r w:rsidR="005B2B4F">
                        <w:rPr>
                          <w:rFonts w:asciiTheme="minorHAnsi" w:hAnsiTheme="minorHAnsi" w:cstheme="minorHAnsi"/>
                          <w:szCs w:val="20"/>
                        </w:rPr>
                        <w:t>s</w:t>
                      </w:r>
                      <w:r w:rsidR="00E20B53" w:rsidRPr="00EA2178">
                        <w:rPr>
                          <w:rFonts w:asciiTheme="minorHAnsi" w:hAnsiTheme="minorHAnsi" w:cstheme="minorHAnsi"/>
                          <w:szCs w:val="20"/>
                        </w:rPr>
                        <w:t xml:space="preserve"> domaine</w:t>
                      </w:r>
                      <w:r w:rsidR="005B2B4F">
                        <w:rPr>
                          <w:rFonts w:asciiTheme="minorHAnsi" w:hAnsiTheme="minorHAnsi" w:cstheme="minorHAnsi"/>
                          <w:szCs w:val="20"/>
                        </w:rPr>
                        <w:t>s</w:t>
                      </w:r>
                      <w:r w:rsidR="00E20B53" w:rsidRPr="00EA2178">
                        <w:rPr>
                          <w:rFonts w:asciiTheme="minorHAnsi" w:hAnsiTheme="minorHAnsi" w:cstheme="minorHAnsi"/>
                          <w:szCs w:val="20"/>
                        </w:rPr>
                        <w:t xml:space="preserve"> </w:t>
                      </w:r>
                      <w:r w:rsidR="005B2B4F">
                        <w:rPr>
                          <w:rFonts w:asciiTheme="minorHAnsi" w:hAnsiTheme="minorHAnsi" w:cstheme="minorHAnsi"/>
                          <w:szCs w:val="20"/>
                        </w:rPr>
                        <w:t>de l’</w:t>
                      </w:r>
                      <w:r w:rsidR="00E20B53" w:rsidRPr="00EA2178">
                        <w:rPr>
                          <w:rFonts w:asciiTheme="minorHAnsi" w:hAnsiTheme="minorHAnsi" w:cstheme="minorHAnsi"/>
                          <w:szCs w:val="20"/>
                        </w:rPr>
                        <w:t>audi</w:t>
                      </w:r>
                      <w:r w:rsidR="00CD5D82" w:rsidRPr="00EA2178">
                        <w:rPr>
                          <w:rFonts w:asciiTheme="minorHAnsi" w:hAnsiTheme="minorHAnsi" w:cstheme="minorHAnsi"/>
                          <w:szCs w:val="20"/>
                        </w:rPr>
                        <w:t>o</w:t>
                      </w:r>
                      <w:r w:rsidR="005B2B4F">
                        <w:rPr>
                          <w:rFonts w:asciiTheme="minorHAnsi" w:hAnsiTheme="minorHAnsi" w:cstheme="minorHAnsi"/>
                          <w:szCs w:val="20"/>
                        </w:rPr>
                        <w:t xml:space="preserve"> et de la recherche</w:t>
                      </w:r>
                      <w:r w:rsidR="00CD5D82" w:rsidRPr="00EA2178">
                        <w:rPr>
                          <w:rFonts w:asciiTheme="minorHAnsi" w:hAnsiTheme="minorHAnsi" w:cstheme="minorHAnsi"/>
                          <w:szCs w:val="20"/>
                        </w:rPr>
                        <w:t>, thématique</w:t>
                      </w:r>
                      <w:r w:rsidR="005B2B4F">
                        <w:rPr>
                          <w:rFonts w:asciiTheme="minorHAnsi" w:hAnsiTheme="minorHAnsi" w:cstheme="minorHAnsi"/>
                          <w:szCs w:val="20"/>
                        </w:rPr>
                        <w:t>s</w:t>
                      </w:r>
                      <w:r w:rsidR="00CD5D82" w:rsidRPr="00EA2178">
                        <w:rPr>
                          <w:rFonts w:asciiTheme="minorHAnsi" w:hAnsiTheme="minorHAnsi" w:cstheme="minorHAnsi"/>
                          <w:szCs w:val="20"/>
                        </w:rPr>
                        <w:t xml:space="preserve"> trop souvent </w:t>
                      </w:r>
                      <w:r w:rsidR="007464B5">
                        <w:rPr>
                          <w:rFonts w:asciiTheme="minorHAnsi" w:hAnsiTheme="minorHAnsi" w:cstheme="minorHAnsi"/>
                          <w:szCs w:val="20"/>
                        </w:rPr>
                        <w:t>peu exploré</w:t>
                      </w:r>
                      <w:r w:rsidR="00C82427">
                        <w:rPr>
                          <w:rFonts w:asciiTheme="minorHAnsi" w:hAnsiTheme="minorHAnsi" w:cstheme="minorHAnsi"/>
                          <w:szCs w:val="20"/>
                        </w:rPr>
                        <w:t>s</w:t>
                      </w:r>
                      <w:r w:rsidR="00EA2178" w:rsidRPr="00EA2178">
                        <w:rPr>
                          <w:rFonts w:asciiTheme="minorHAnsi" w:hAnsiTheme="minorHAnsi" w:cstheme="minorHAnsi"/>
                          <w:szCs w:val="20"/>
                        </w:rPr>
                        <w:t>.</w:t>
                      </w:r>
                    </w:p>
                    <w:p w14:paraId="163A8687" w14:textId="755D14BA" w:rsidR="00EF59D9" w:rsidRPr="00DC7E9E" w:rsidRDefault="00EF59D9" w:rsidP="00EF59D9">
                      <w:pPr>
                        <w:autoSpaceDE w:val="0"/>
                        <w:autoSpaceDN w:val="0"/>
                        <w:adjustRightInd w:val="0"/>
                        <w:spacing w:after="0" w:line="240" w:lineRule="auto"/>
                        <w:jc w:val="both"/>
                        <w:rPr>
                          <w:rFonts w:asciiTheme="minorHAnsi" w:hAnsiTheme="minorHAnsi" w:cstheme="minorHAnsi"/>
                          <w:b/>
                          <w:sz w:val="18"/>
                          <w:szCs w:val="18"/>
                        </w:rPr>
                      </w:pPr>
                    </w:p>
                  </w:txbxContent>
                </v:textbox>
              </v:shape>
            </w:pict>
          </mc:Fallback>
        </mc:AlternateContent>
      </w:r>
      <w:r w:rsidR="000C6FB1" w:rsidRPr="0095005B">
        <w:rPr>
          <w:lang w:val="en-GB"/>
        </w:rPr>
        <w:t>Publication:</w:t>
      </w:r>
      <w:r w:rsidR="005C378A" w:rsidRPr="0095005B">
        <w:rPr>
          <w:lang w:val="en-GB"/>
        </w:rPr>
        <w:t xml:space="preserve"> 09/02/2024</w:t>
      </w:r>
    </w:p>
    <w:p w14:paraId="4E0BA3B8" w14:textId="0175FE0E" w:rsidR="00B554FE" w:rsidRPr="0095005B" w:rsidRDefault="00B554FE" w:rsidP="002B5BBF">
      <w:pPr>
        <w:rPr>
          <w:rFonts w:ascii="Cambria" w:eastAsia="Times New Roman" w:hAnsi="Cambria"/>
          <w:b/>
          <w:color w:val="365F91"/>
          <w:sz w:val="28"/>
          <w:szCs w:val="28"/>
          <w:lang w:val="en-GB"/>
        </w:rPr>
      </w:pPr>
      <w:r w:rsidRPr="0095005B">
        <w:rPr>
          <w:rFonts w:ascii="Cambria" w:eastAsia="Times New Roman" w:hAnsi="Cambria"/>
          <w:b/>
          <w:bCs/>
          <w:color w:val="365F91" w:themeColor="accent1" w:themeShade="BF"/>
          <w:sz w:val="28"/>
          <w:szCs w:val="28"/>
          <w:lang w:val="en-GB"/>
        </w:rPr>
        <w:br w:type="page"/>
      </w:r>
    </w:p>
    <w:p w14:paraId="62A19D6B" w14:textId="4F3727A3" w:rsidR="0062248D" w:rsidRPr="00C8719A" w:rsidRDefault="6358AE6E" w:rsidP="001D65D0">
      <w:pPr>
        <w:pStyle w:val="Titre1"/>
        <w:numPr>
          <w:ilvl w:val="0"/>
          <w:numId w:val="0"/>
        </w:numPr>
        <w:rPr>
          <w:sz w:val="32"/>
          <w:szCs w:val="32"/>
          <w:lang w:val="en-US"/>
        </w:rPr>
      </w:pPr>
      <w:bookmarkStart w:id="0" w:name="_Toc152141331"/>
      <w:r w:rsidRPr="00C8719A">
        <w:rPr>
          <w:sz w:val="32"/>
          <w:szCs w:val="32"/>
          <w:lang w:val="en-US"/>
        </w:rPr>
        <w:lastRenderedPageBreak/>
        <w:t>Table of Contents</w:t>
      </w:r>
      <w:bookmarkEnd w:id="0"/>
    </w:p>
    <w:p w14:paraId="6B108958" w14:textId="692E962D" w:rsidR="00150F71" w:rsidRDefault="00150F71" w:rsidP="00150F71">
      <w:pPr>
        <w:rPr>
          <w:lang w:val="en-US"/>
        </w:rPr>
      </w:pPr>
    </w:p>
    <w:p w14:paraId="66B9036C" w14:textId="069FDE67" w:rsidR="00201175" w:rsidRPr="00201175" w:rsidRDefault="00201175" w:rsidP="00150F71">
      <w:pPr>
        <w:rPr>
          <w:b/>
          <w:bCs/>
          <w:sz w:val="24"/>
          <w:szCs w:val="28"/>
          <w:lang w:val="en-US"/>
        </w:rPr>
      </w:pPr>
      <w:r w:rsidRPr="00201175">
        <w:rPr>
          <w:b/>
          <w:bCs/>
          <w:sz w:val="24"/>
          <w:szCs w:val="28"/>
          <w:lang w:val="en-US"/>
        </w:rPr>
        <w:t>Abstract</w:t>
      </w:r>
      <w:r w:rsidR="00980A02">
        <w:rPr>
          <w:b/>
          <w:bCs/>
          <w:sz w:val="24"/>
          <w:szCs w:val="28"/>
          <w:lang w:val="en-US"/>
        </w:rPr>
        <w:t xml:space="preserve"> (P-3)</w:t>
      </w:r>
    </w:p>
    <w:p w14:paraId="01478640" w14:textId="7DA54D72" w:rsidR="00065FCE" w:rsidRPr="0095005B" w:rsidRDefault="00065FCE" w:rsidP="00E217F7">
      <w:pPr>
        <w:spacing w:before="100" w:beforeAutospacing="1" w:after="100" w:afterAutospacing="1" w:line="240" w:lineRule="auto"/>
        <w:rPr>
          <w:rFonts w:asciiTheme="minorHAnsi" w:eastAsia="Times New Roman" w:hAnsiTheme="minorHAnsi" w:cstheme="minorBidi"/>
          <w:sz w:val="24"/>
          <w:szCs w:val="24"/>
          <w:lang w:val="en-GB" w:eastAsia="fr-FR"/>
        </w:rPr>
      </w:pPr>
      <w:r w:rsidRPr="0095005B">
        <w:rPr>
          <w:rFonts w:asciiTheme="minorHAnsi" w:eastAsia="Times New Roman" w:hAnsiTheme="minorHAnsi" w:cstheme="minorBidi"/>
          <w:b/>
          <w:sz w:val="24"/>
          <w:szCs w:val="24"/>
          <w:lang w:val="en-GB" w:eastAsia="fr-FR"/>
        </w:rPr>
        <w:t>Introduction</w:t>
      </w:r>
      <w:r w:rsidR="0061151C">
        <w:rPr>
          <w:rFonts w:asciiTheme="minorHAnsi" w:eastAsia="Times New Roman" w:hAnsiTheme="minorHAnsi" w:cstheme="minorBidi"/>
          <w:b/>
          <w:sz w:val="24"/>
          <w:szCs w:val="24"/>
          <w:lang w:val="en-GB" w:eastAsia="fr-FR"/>
        </w:rPr>
        <w:t xml:space="preserve"> (P-</w:t>
      </w:r>
      <w:r w:rsidR="00980A02">
        <w:rPr>
          <w:rFonts w:asciiTheme="minorHAnsi" w:eastAsia="Times New Roman" w:hAnsiTheme="minorHAnsi" w:cstheme="minorBidi"/>
          <w:b/>
          <w:sz w:val="24"/>
          <w:szCs w:val="24"/>
          <w:lang w:val="en-GB" w:eastAsia="fr-FR"/>
        </w:rPr>
        <w:t>5</w:t>
      </w:r>
      <w:r w:rsidR="0061151C">
        <w:rPr>
          <w:rFonts w:asciiTheme="minorHAnsi" w:eastAsia="Times New Roman" w:hAnsiTheme="minorHAnsi" w:cstheme="minorBidi"/>
          <w:b/>
          <w:sz w:val="24"/>
          <w:szCs w:val="24"/>
          <w:lang w:val="en-GB" w:eastAsia="fr-FR"/>
        </w:rPr>
        <w:t>)</w:t>
      </w:r>
    </w:p>
    <w:p w14:paraId="2FF60205" w14:textId="0706C891" w:rsidR="0034565E" w:rsidRPr="00CF3176" w:rsidRDefault="0034565E" w:rsidP="00994ECC">
      <w:pPr>
        <w:numPr>
          <w:ilvl w:val="0"/>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b/>
          <w:sz w:val="24"/>
          <w:szCs w:val="24"/>
          <w:lang w:eastAsia="fr-FR"/>
        </w:rPr>
        <w:t>Contexte</w:t>
      </w:r>
      <w:r w:rsidR="0061151C">
        <w:rPr>
          <w:rFonts w:asciiTheme="minorHAnsi" w:eastAsia="Times New Roman" w:hAnsiTheme="minorHAnsi" w:cstheme="minorBidi"/>
          <w:b/>
          <w:sz w:val="24"/>
          <w:szCs w:val="24"/>
          <w:lang w:eastAsia="fr-FR"/>
        </w:rPr>
        <w:t xml:space="preserve"> (P-</w:t>
      </w:r>
      <w:r w:rsidR="00980A02">
        <w:rPr>
          <w:rFonts w:asciiTheme="minorHAnsi" w:eastAsia="Times New Roman" w:hAnsiTheme="minorHAnsi" w:cstheme="minorBidi"/>
          <w:b/>
          <w:sz w:val="24"/>
          <w:szCs w:val="24"/>
          <w:lang w:eastAsia="fr-FR"/>
        </w:rPr>
        <w:t>6</w:t>
      </w:r>
      <w:r w:rsidR="0061151C">
        <w:rPr>
          <w:rFonts w:asciiTheme="minorHAnsi" w:eastAsia="Times New Roman" w:hAnsiTheme="minorHAnsi" w:cstheme="minorBidi"/>
          <w:b/>
          <w:sz w:val="24"/>
          <w:szCs w:val="24"/>
          <w:lang w:eastAsia="fr-FR"/>
        </w:rPr>
        <w:t>)</w:t>
      </w:r>
    </w:p>
    <w:p w14:paraId="0BB83936" w14:textId="0A5C9302" w:rsidR="00CF3176" w:rsidRPr="00CF3176" w:rsidRDefault="4AFCD700"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Contexte, Enjeux, Concurrence</w:t>
      </w:r>
    </w:p>
    <w:p w14:paraId="35777EDC" w14:textId="657EBDD4" w:rsidR="00933903" w:rsidRPr="00CF3176" w:rsidRDefault="00933903"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Nos objectifs</w:t>
      </w:r>
    </w:p>
    <w:p w14:paraId="444A7C86" w14:textId="064A2E6B" w:rsidR="00933903" w:rsidRPr="00CF3176" w:rsidRDefault="00933903"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L’équipe</w:t>
      </w:r>
    </w:p>
    <w:p w14:paraId="7898047B" w14:textId="46CA4D4B" w:rsidR="000A1DEB" w:rsidRPr="00CF3176" w:rsidRDefault="000A1DEB"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Méthodologie &amp; Organisation</w:t>
      </w:r>
    </w:p>
    <w:p w14:paraId="7AF0E0C9" w14:textId="176ADF68" w:rsidR="00065FCE" w:rsidRPr="00CF3176" w:rsidRDefault="00A6189A" w:rsidP="00994ECC">
      <w:pPr>
        <w:numPr>
          <w:ilvl w:val="0"/>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b/>
          <w:sz w:val="24"/>
          <w:szCs w:val="24"/>
          <w:lang w:eastAsia="fr-FR"/>
        </w:rPr>
        <w:t>Solution</w:t>
      </w:r>
      <w:r w:rsidR="00A32525" w:rsidRPr="4AFCD700">
        <w:rPr>
          <w:rFonts w:asciiTheme="minorHAnsi" w:eastAsia="Times New Roman" w:hAnsiTheme="minorHAnsi" w:cstheme="minorBidi"/>
          <w:b/>
          <w:sz w:val="24"/>
          <w:szCs w:val="24"/>
          <w:lang w:eastAsia="fr-FR"/>
        </w:rPr>
        <w:t xml:space="preserve"> Technique</w:t>
      </w:r>
      <w:r w:rsidR="0061151C">
        <w:rPr>
          <w:rFonts w:asciiTheme="minorHAnsi" w:eastAsia="Times New Roman" w:hAnsiTheme="minorHAnsi" w:cstheme="minorBidi"/>
          <w:b/>
          <w:sz w:val="24"/>
          <w:szCs w:val="24"/>
          <w:lang w:eastAsia="fr-FR"/>
        </w:rPr>
        <w:t xml:space="preserve"> </w:t>
      </w:r>
      <w:r w:rsidR="00DE058E">
        <w:rPr>
          <w:rFonts w:asciiTheme="minorHAnsi" w:eastAsia="Times New Roman" w:hAnsiTheme="minorHAnsi" w:cstheme="minorBidi"/>
          <w:b/>
          <w:sz w:val="24"/>
          <w:szCs w:val="24"/>
          <w:lang w:eastAsia="fr-FR"/>
        </w:rPr>
        <w:t>(P-</w:t>
      </w:r>
      <w:r w:rsidR="00980A02">
        <w:rPr>
          <w:rFonts w:asciiTheme="minorHAnsi" w:eastAsia="Times New Roman" w:hAnsiTheme="minorHAnsi" w:cstheme="minorBidi"/>
          <w:b/>
          <w:sz w:val="24"/>
          <w:szCs w:val="24"/>
          <w:lang w:eastAsia="fr-FR"/>
        </w:rPr>
        <w:t>10</w:t>
      </w:r>
      <w:r w:rsidR="00DE058E">
        <w:rPr>
          <w:rFonts w:asciiTheme="minorHAnsi" w:eastAsia="Times New Roman" w:hAnsiTheme="minorHAnsi" w:cstheme="minorBidi"/>
          <w:b/>
          <w:sz w:val="24"/>
          <w:szCs w:val="24"/>
          <w:lang w:eastAsia="fr-FR"/>
        </w:rPr>
        <w:t>)</w:t>
      </w:r>
    </w:p>
    <w:p w14:paraId="05EC73D6" w14:textId="47259ED2" w:rsidR="00A6189A" w:rsidRPr="00CF3176" w:rsidRDefault="00A6189A"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 xml:space="preserve">Travaux </w:t>
      </w:r>
      <w:proofErr w:type="spellStart"/>
      <w:r w:rsidRPr="4AFCD700">
        <w:rPr>
          <w:rFonts w:asciiTheme="minorHAnsi" w:eastAsia="Times New Roman" w:hAnsiTheme="minorHAnsi" w:cstheme="minorBidi"/>
          <w:sz w:val="24"/>
          <w:szCs w:val="24"/>
          <w:lang w:eastAsia="fr-FR"/>
        </w:rPr>
        <w:t>d’Alten</w:t>
      </w:r>
      <w:proofErr w:type="spellEnd"/>
    </w:p>
    <w:p w14:paraId="5B24931C" w14:textId="79F267C5" w:rsidR="00A6189A" w:rsidRPr="00CF3176" w:rsidRDefault="00A6189A"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Technologies de l’IA</w:t>
      </w:r>
    </w:p>
    <w:p w14:paraId="252C861F" w14:textId="50917F3A" w:rsidR="00CF3176" w:rsidRPr="00CF3176" w:rsidRDefault="4AFCD700" w:rsidP="00994ECC">
      <w:pPr>
        <w:numPr>
          <w:ilvl w:val="0"/>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b/>
          <w:bCs/>
          <w:sz w:val="24"/>
          <w:szCs w:val="24"/>
          <w:lang w:eastAsia="fr-FR"/>
        </w:rPr>
        <w:t>Conception du Projet</w:t>
      </w:r>
      <w:r w:rsidR="0061151C">
        <w:rPr>
          <w:rFonts w:asciiTheme="minorHAnsi" w:eastAsia="Times New Roman" w:hAnsiTheme="minorHAnsi" w:cstheme="minorBidi"/>
          <w:b/>
          <w:sz w:val="24"/>
          <w:szCs w:val="24"/>
          <w:lang w:eastAsia="fr-FR"/>
        </w:rPr>
        <w:t xml:space="preserve"> </w:t>
      </w:r>
      <w:r w:rsidR="00DE058E">
        <w:rPr>
          <w:rFonts w:asciiTheme="minorHAnsi" w:eastAsia="Times New Roman" w:hAnsiTheme="minorHAnsi" w:cstheme="minorBidi"/>
          <w:b/>
          <w:sz w:val="24"/>
          <w:szCs w:val="24"/>
          <w:lang w:eastAsia="fr-FR"/>
        </w:rPr>
        <w:t>(P-</w:t>
      </w:r>
      <w:r w:rsidR="0061151C">
        <w:rPr>
          <w:rFonts w:asciiTheme="minorHAnsi" w:eastAsia="Times New Roman" w:hAnsiTheme="minorHAnsi" w:cstheme="minorBidi"/>
          <w:b/>
          <w:sz w:val="24"/>
          <w:szCs w:val="24"/>
          <w:lang w:eastAsia="fr-FR"/>
        </w:rPr>
        <w:t>1</w:t>
      </w:r>
      <w:r w:rsidR="00980A02">
        <w:rPr>
          <w:rFonts w:asciiTheme="minorHAnsi" w:eastAsia="Times New Roman" w:hAnsiTheme="minorHAnsi" w:cstheme="minorBidi"/>
          <w:b/>
          <w:sz w:val="24"/>
          <w:szCs w:val="24"/>
          <w:lang w:eastAsia="fr-FR"/>
        </w:rPr>
        <w:t>2</w:t>
      </w:r>
      <w:r w:rsidR="00DE058E">
        <w:rPr>
          <w:rFonts w:asciiTheme="minorHAnsi" w:eastAsia="Times New Roman" w:hAnsiTheme="minorHAnsi" w:cstheme="minorBidi"/>
          <w:b/>
          <w:sz w:val="24"/>
          <w:szCs w:val="24"/>
          <w:lang w:eastAsia="fr-FR"/>
        </w:rPr>
        <w:t>)</w:t>
      </w:r>
    </w:p>
    <w:p w14:paraId="38220AC9" w14:textId="6E8E2909" w:rsidR="00A32525" w:rsidRPr="00CF3176" w:rsidRDefault="00CF3176"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proofErr w:type="spellStart"/>
      <w:r w:rsidRPr="00CF3176">
        <w:rPr>
          <w:rFonts w:asciiTheme="minorHAnsi" w:eastAsia="Times New Roman" w:hAnsiTheme="minorHAnsi" w:cstheme="minorBidi"/>
          <w:sz w:val="24"/>
          <w:szCs w:val="24"/>
          <w:lang w:eastAsia="fr-FR"/>
        </w:rPr>
        <w:t>Diari</w:t>
      </w:r>
      <w:r w:rsidR="009D7E8B">
        <w:rPr>
          <w:rFonts w:asciiTheme="minorHAnsi" w:eastAsia="Times New Roman" w:hAnsiTheme="minorHAnsi" w:cstheme="minorBidi"/>
          <w:sz w:val="24"/>
          <w:szCs w:val="24"/>
          <w:lang w:eastAsia="fr-FR"/>
        </w:rPr>
        <w:t>s</w:t>
      </w:r>
      <w:r w:rsidRPr="00CF3176">
        <w:rPr>
          <w:rFonts w:asciiTheme="minorHAnsi" w:eastAsia="Times New Roman" w:hAnsiTheme="minorHAnsi" w:cstheme="minorBidi"/>
          <w:sz w:val="24"/>
          <w:szCs w:val="24"/>
          <w:lang w:eastAsia="fr-FR"/>
        </w:rPr>
        <w:t>ation</w:t>
      </w:r>
      <w:proofErr w:type="spellEnd"/>
      <w:r w:rsidR="005C2051" w:rsidRPr="4AFCD700">
        <w:rPr>
          <w:rFonts w:asciiTheme="minorHAnsi" w:eastAsia="Times New Roman" w:hAnsiTheme="minorHAnsi" w:cstheme="minorBidi"/>
          <w:sz w:val="24"/>
          <w:szCs w:val="24"/>
          <w:lang w:eastAsia="fr-FR"/>
        </w:rPr>
        <w:t xml:space="preserve"> de l’audio</w:t>
      </w:r>
    </w:p>
    <w:p w14:paraId="0D048B5A" w14:textId="7525DC65" w:rsidR="00A32525" w:rsidRPr="00CF3176" w:rsidRDefault="00A32525"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Séparation des voix</w:t>
      </w:r>
    </w:p>
    <w:p w14:paraId="0262B65E" w14:textId="0CDBBDC3" w:rsidR="00A32525" w:rsidRPr="00CF3176" w:rsidRDefault="00A32525"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Identification de locuteur</w:t>
      </w:r>
    </w:p>
    <w:p w14:paraId="1FFAF03E" w14:textId="6E9180EE" w:rsidR="005C2051" w:rsidRPr="00CF3176" w:rsidRDefault="005C2051"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Transc</w:t>
      </w:r>
      <w:r w:rsidR="00AF1CE7" w:rsidRPr="4AFCD700">
        <w:rPr>
          <w:rFonts w:asciiTheme="minorHAnsi" w:eastAsia="Times New Roman" w:hAnsiTheme="minorHAnsi" w:cstheme="minorBidi"/>
          <w:sz w:val="24"/>
          <w:szCs w:val="24"/>
          <w:lang w:eastAsia="fr-FR"/>
        </w:rPr>
        <w:t>r</w:t>
      </w:r>
      <w:r w:rsidRPr="4AFCD700">
        <w:rPr>
          <w:rFonts w:asciiTheme="minorHAnsi" w:eastAsia="Times New Roman" w:hAnsiTheme="minorHAnsi" w:cstheme="minorBidi"/>
          <w:sz w:val="24"/>
          <w:szCs w:val="24"/>
          <w:lang w:eastAsia="fr-FR"/>
        </w:rPr>
        <w:t>iption en texte</w:t>
      </w:r>
    </w:p>
    <w:p w14:paraId="78DF47EC" w14:textId="25FF3102" w:rsidR="00A32525" w:rsidRPr="00CF3176" w:rsidRDefault="00A32525"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Pipeline</w:t>
      </w:r>
    </w:p>
    <w:p w14:paraId="28D731EE" w14:textId="140B4379" w:rsidR="00CF3176" w:rsidRPr="00CF3176" w:rsidRDefault="0035320C" w:rsidP="00994ECC">
      <w:pPr>
        <w:numPr>
          <w:ilvl w:val="0"/>
          <w:numId w:val="11"/>
        </w:numPr>
        <w:spacing w:before="100" w:beforeAutospacing="1" w:after="100" w:afterAutospacing="1" w:line="240" w:lineRule="auto"/>
        <w:rPr>
          <w:rFonts w:asciiTheme="minorHAnsi" w:eastAsia="Times New Roman" w:hAnsiTheme="minorHAnsi" w:cstheme="minorBidi"/>
          <w:sz w:val="24"/>
          <w:szCs w:val="24"/>
          <w:lang w:eastAsia="fr-FR"/>
        </w:rPr>
      </w:pPr>
      <w:r>
        <w:rPr>
          <w:rFonts w:asciiTheme="minorHAnsi" w:eastAsia="Times New Roman" w:hAnsiTheme="minorHAnsi" w:cstheme="minorBidi"/>
          <w:b/>
          <w:sz w:val="24"/>
          <w:szCs w:val="24"/>
          <w:lang w:eastAsia="fr-FR"/>
        </w:rPr>
        <w:t>Document d’</w:t>
      </w:r>
      <w:r w:rsidR="00CF3176" w:rsidRPr="00CF3176">
        <w:rPr>
          <w:rFonts w:asciiTheme="minorHAnsi" w:eastAsia="Times New Roman" w:hAnsiTheme="minorHAnsi" w:cstheme="minorBidi"/>
          <w:b/>
          <w:sz w:val="24"/>
          <w:szCs w:val="24"/>
          <w:lang w:eastAsia="fr-FR"/>
        </w:rPr>
        <w:t>Architecture Système</w:t>
      </w:r>
      <w:r w:rsidR="0061151C">
        <w:rPr>
          <w:rFonts w:asciiTheme="minorHAnsi" w:eastAsia="Times New Roman" w:hAnsiTheme="minorHAnsi" w:cstheme="minorBidi"/>
          <w:b/>
          <w:sz w:val="24"/>
          <w:szCs w:val="24"/>
          <w:lang w:eastAsia="fr-FR"/>
        </w:rPr>
        <w:t xml:space="preserve"> </w:t>
      </w:r>
      <w:r w:rsidR="00DE058E">
        <w:rPr>
          <w:rFonts w:asciiTheme="minorHAnsi" w:eastAsia="Times New Roman" w:hAnsiTheme="minorHAnsi" w:cstheme="minorBidi"/>
          <w:b/>
          <w:sz w:val="24"/>
          <w:szCs w:val="24"/>
          <w:lang w:eastAsia="fr-FR"/>
        </w:rPr>
        <w:t>(P-</w:t>
      </w:r>
      <w:r w:rsidR="0061151C">
        <w:rPr>
          <w:rFonts w:asciiTheme="minorHAnsi" w:eastAsia="Times New Roman" w:hAnsiTheme="minorHAnsi" w:cstheme="minorBidi"/>
          <w:b/>
          <w:sz w:val="24"/>
          <w:szCs w:val="24"/>
          <w:lang w:eastAsia="fr-FR"/>
        </w:rPr>
        <w:t>2</w:t>
      </w:r>
      <w:r w:rsidR="00980A02">
        <w:rPr>
          <w:rFonts w:asciiTheme="minorHAnsi" w:eastAsia="Times New Roman" w:hAnsiTheme="minorHAnsi" w:cstheme="minorBidi"/>
          <w:b/>
          <w:sz w:val="24"/>
          <w:szCs w:val="24"/>
          <w:lang w:eastAsia="fr-FR"/>
        </w:rPr>
        <w:t>4</w:t>
      </w:r>
      <w:r w:rsidR="00DE058E">
        <w:rPr>
          <w:rFonts w:asciiTheme="minorHAnsi" w:eastAsia="Times New Roman" w:hAnsiTheme="minorHAnsi" w:cstheme="minorBidi"/>
          <w:b/>
          <w:sz w:val="24"/>
          <w:szCs w:val="24"/>
          <w:lang w:eastAsia="fr-FR"/>
        </w:rPr>
        <w:t>)</w:t>
      </w:r>
    </w:p>
    <w:p w14:paraId="3E268F1E" w14:textId="142EE523" w:rsidR="00A646C1" w:rsidRPr="00CF3176" w:rsidRDefault="00A67D3D" w:rsidP="00994ECC">
      <w:pPr>
        <w:numPr>
          <w:ilvl w:val="0"/>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b/>
          <w:sz w:val="24"/>
          <w:szCs w:val="24"/>
          <w:lang w:eastAsia="fr-FR"/>
        </w:rPr>
        <w:t>Rétrospective</w:t>
      </w:r>
      <w:r w:rsidR="00DE058E">
        <w:rPr>
          <w:rFonts w:asciiTheme="minorHAnsi" w:eastAsia="Times New Roman" w:hAnsiTheme="minorHAnsi" w:cstheme="minorBidi"/>
          <w:b/>
          <w:sz w:val="24"/>
          <w:szCs w:val="24"/>
          <w:lang w:eastAsia="fr-FR"/>
        </w:rPr>
        <w:t xml:space="preserve"> (P-2</w:t>
      </w:r>
      <w:r w:rsidR="00980A02">
        <w:rPr>
          <w:rFonts w:asciiTheme="minorHAnsi" w:eastAsia="Times New Roman" w:hAnsiTheme="minorHAnsi" w:cstheme="minorBidi"/>
          <w:b/>
          <w:sz w:val="24"/>
          <w:szCs w:val="24"/>
          <w:lang w:eastAsia="fr-FR"/>
        </w:rPr>
        <w:t>7</w:t>
      </w:r>
      <w:r w:rsidR="00DE058E">
        <w:rPr>
          <w:rFonts w:asciiTheme="minorHAnsi" w:eastAsia="Times New Roman" w:hAnsiTheme="minorHAnsi" w:cstheme="minorBidi"/>
          <w:b/>
          <w:sz w:val="24"/>
          <w:szCs w:val="24"/>
          <w:lang w:eastAsia="fr-FR"/>
        </w:rPr>
        <w:t>)</w:t>
      </w:r>
    </w:p>
    <w:p w14:paraId="684D4F55" w14:textId="2E06EA32" w:rsidR="00315073" w:rsidRPr="00CF3176" w:rsidRDefault="00315073"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Réussites et difficultés</w:t>
      </w:r>
    </w:p>
    <w:p w14:paraId="78E95D1F" w14:textId="3358DA68" w:rsidR="00315073" w:rsidRPr="00CF3176" w:rsidRDefault="00315073" w:rsidP="00994ECC">
      <w:pPr>
        <w:numPr>
          <w:ilvl w:val="1"/>
          <w:numId w:val="11"/>
        </w:num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sz w:val="24"/>
          <w:szCs w:val="24"/>
          <w:lang w:eastAsia="fr-FR"/>
        </w:rPr>
        <w:t>Avenir du projet</w:t>
      </w:r>
    </w:p>
    <w:p w14:paraId="2BA66806" w14:textId="6D3422CC" w:rsidR="00634F7E" w:rsidRPr="00CF3176" w:rsidRDefault="00634F7E" w:rsidP="00E217F7">
      <w:p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b/>
          <w:sz w:val="24"/>
          <w:szCs w:val="24"/>
          <w:lang w:eastAsia="fr-FR"/>
        </w:rPr>
        <w:t>Conclusion</w:t>
      </w:r>
      <w:r w:rsidR="00DE058E">
        <w:rPr>
          <w:rFonts w:asciiTheme="minorHAnsi" w:eastAsia="Times New Roman" w:hAnsiTheme="minorHAnsi" w:cstheme="minorBidi"/>
          <w:b/>
          <w:sz w:val="24"/>
          <w:szCs w:val="24"/>
          <w:lang w:eastAsia="fr-FR"/>
        </w:rPr>
        <w:t xml:space="preserve"> (P-2</w:t>
      </w:r>
      <w:r w:rsidR="00980A02">
        <w:rPr>
          <w:rFonts w:asciiTheme="minorHAnsi" w:eastAsia="Times New Roman" w:hAnsiTheme="minorHAnsi" w:cstheme="minorBidi"/>
          <w:b/>
          <w:sz w:val="24"/>
          <w:szCs w:val="24"/>
          <w:lang w:eastAsia="fr-FR"/>
        </w:rPr>
        <w:t>9</w:t>
      </w:r>
      <w:r w:rsidR="00DE058E">
        <w:rPr>
          <w:rFonts w:asciiTheme="minorHAnsi" w:eastAsia="Times New Roman" w:hAnsiTheme="minorHAnsi" w:cstheme="minorBidi"/>
          <w:b/>
          <w:sz w:val="24"/>
          <w:szCs w:val="24"/>
          <w:lang w:eastAsia="fr-FR"/>
        </w:rPr>
        <w:t>)</w:t>
      </w:r>
    </w:p>
    <w:p w14:paraId="29F1681A" w14:textId="37567BEE" w:rsidR="005E5688" w:rsidRPr="00CF3176" w:rsidRDefault="005E5688" w:rsidP="00E217F7">
      <w:pPr>
        <w:spacing w:before="100" w:beforeAutospacing="1" w:after="100" w:afterAutospacing="1" w:line="240" w:lineRule="auto"/>
        <w:rPr>
          <w:rFonts w:asciiTheme="minorHAnsi" w:eastAsia="Times New Roman" w:hAnsiTheme="minorHAnsi" w:cstheme="minorBidi"/>
          <w:sz w:val="24"/>
          <w:szCs w:val="24"/>
          <w:lang w:eastAsia="fr-FR"/>
        </w:rPr>
      </w:pPr>
      <w:r w:rsidRPr="4AFCD700">
        <w:rPr>
          <w:rFonts w:asciiTheme="minorHAnsi" w:eastAsia="Times New Roman" w:hAnsiTheme="minorHAnsi" w:cstheme="minorBidi"/>
          <w:b/>
          <w:sz w:val="24"/>
          <w:szCs w:val="24"/>
          <w:lang w:eastAsia="fr-FR"/>
        </w:rPr>
        <w:t>Annexes</w:t>
      </w:r>
      <w:r w:rsidR="00DE058E">
        <w:rPr>
          <w:rFonts w:asciiTheme="minorHAnsi" w:eastAsia="Times New Roman" w:hAnsiTheme="minorHAnsi" w:cstheme="minorBidi"/>
          <w:b/>
          <w:sz w:val="24"/>
          <w:szCs w:val="24"/>
          <w:lang w:eastAsia="fr-FR"/>
        </w:rPr>
        <w:t xml:space="preserve"> (P-</w:t>
      </w:r>
      <w:r w:rsidR="00980A02">
        <w:rPr>
          <w:rFonts w:asciiTheme="minorHAnsi" w:eastAsia="Times New Roman" w:hAnsiTheme="minorHAnsi" w:cstheme="minorBidi"/>
          <w:b/>
          <w:sz w:val="24"/>
          <w:szCs w:val="24"/>
          <w:lang w:eastAsia="fr-FR"/>
        </w:rPr>
        <w:t>30</w:t>
      </w:r>
      <w:r w:rsidR="00DE058E">
        <w:rPr>
          <w:rFonts w:asciiTheme="minorHAnsi" w:eastAsia="Times New Roman" w:hAnsiTheme="minorHAnsi" w:cstheme="minorBidi"/>
          <w:b/>
          <w:sz w:val="24"/>
          <w:szCs w:val="24"/>
          <w:lang w:eastAsia="fr-FR"/>
        </w:rPr>
        <w:t>)</w:t>
      </w:r>
    </w:p>
    <w:p w14:paraId="435F2AA1" w14:textId="168CFA46" w:rsidR="0092314A" w:rsidRDefault="0092314A">
      <w:pPr>
        <w:spacing w:after="0" w:line="240" w:lineRule="auto"/>
      </w:pPr>
      <w:r>
        <w:rPr>
          <w:rFonts w:eastAsia="Calibri Light"/>
        </w:rPr>
        <w:br w:type="page"/>
      </w:r>
    </w:p>
    <w:p w14:paraId="731339AC" w14:textId="25725872" w:rsidR="00201175" w:rsidRDefault="00201175" w:rsidP="00F55585">
      <w:pPr>
        <w:pStyle w:val="Titre1"/>
        <w:numPr>
          <w:ilvl w:val="0"/>
          <w:numId w:val="0"/>
        </w:numPr>
        <w:rPr>
          <w:rFonts w:asciiTheme="minorHAnsi" w:eastAsia="Calibri Light" w:hAnsiTheme="minorHAnsi" w:cstheme="minorHAnsi"/>
          <w:sz w:val="32"/>
          <w:szCs w:val="32"/>
        </w:rPr>
      </w:pPr>
      <w:r w:rsidRPr="00201175">
        <w:rPr>
          <w:rFonts w:asciiTheme="minorHAnsi" w:eastAsia="Calibri Light" w:hAnsiTheme="minorHAnsi" w:cstheme="minorHAnsi"/>
          <w:sz w:val="32"/>
          <w:szCs w:val="32"/>
        </w:rPr>
        <w:lastRenderedPageBreak/>
        <w:t xml:space="preserve"> </w:t>
      </w:r>
      <w:r w:rsidR="00BA4604">
        <w:rPr>
          <w:rFonts w:asciiTheme="minorHAnsi" w:eastAsia="Calibri Light" w:hAnsiTheme="minorHAnsi" w:cstheme="minorHAnsi"/>
          <w:sz w:val="32"/>
          <w:szCs w:val="32"/>
        </w:rPr>
        <w:t xml:space="preserve">Abstract </w:t>
      </w:r>
      <w:r w:rsidR="00333C1F">
        <w:rPr>
          <w:rFonts w:asciiTheme="minorHAnsi" w:eastAsia="Calibri Light" w:hAnsiTheme="minorHAnsi" w:cstheme="minorHAnsi"/>
          <w:sz w:val="32"/>
          <w:szCs w:val="32"/>
        </w:rPr>
        <w:t>–</w:t>
      </w:r>
      <w:r w:rsidR="00BA4604">
        <w:rPr>
          <w:rFonts w:asciiTheme="minorHAnsi" w:eastAsia="Calibri Light" w:hAnsiTheme="minorHAnsi" w:cstheme="minorHAnsi"/>
          <w:sz w:val="32"/>
          <w:szCs w:val="32"/>
        </w:rPr>
        <w:t xml:space="preserve"> Fr</w:t>
      </w:r>
    </w:p>
    <w:p w14:paraId="42E82435" w14:textId="77777777" w:rsidR="00980A02" w:rsidRPr="00980A02" w:rsidRDefault="00980A02" w:rsidP="00980A02"/>
    <w:p w14:paraId="5A4D9513" w14:textId="58697B67" w:rsidR="00F55585" w:rsidRPr="00F55585" w:rsidRDefault="00F55585" w:rsidP="00F55585">
      <w:pPr>
        <w:rPr>
          <w:sz w:val="22"/>
          <w:szCs w:val="24"/>
        </w:rPr>
      </w:pPr>
      <w:r w:rsidRPr="00F55585">
        <w:rPr>
          <w:sz w:val="22"/>
          <w:szCs w:val="24"/>
        </w:rPr>
        <w:t xml:space="preserve">Le projet </w:t>
      </w:r>
      <w:proofErr w:type="spellStart"/>
      <w:r w:rsidRPr="00F55585">
        <w:rPr>
          <w:sz w:val="22"/>
          <w:szCs w:val="24"/>
        </w:rPr>
        <w:t>Méd-IA</w:t>
      </w:r>
      <w:proofErr w:type="spellEnd"/>
      <w:r w:rsidRPr="00F55585">
        <w:rPr>
          <w:sz w:val="22"/>
          <w:szCs w:val="24"/>
        </w:rPr>
        <w:t>, mené par une équipe de cinq étudiants-ingénieurs en Master 2 spécialisés en Data Science</w:t>
      </w:r>
      <w:r w:rsidR="00F27E75">
        <w:rPr>
          <w:sz w:val="22"/>
          <w:szCs w:val="24"/>
        </w:rPr>
        <w:t xml:space="preserve"> à l’EFREI</w:t>
      </w:r>
      <w:r w:rsidRPr="00F55585">
        <w:rPr>
          <w:sz w:val="22"/>
          <w:szCs w:val="24"/>
        </w:rPr>
        <w:t xml:space="preserve">, vise à révolutionner l'analyse des vidéos de </w:t>
      </w:r>
      <w:r w:rsidR="00F27E75">
        <w:rPr>
          <w:sz w:val="22"/>
          <w:szCs w:val="24"/>
        </w:rPr>
        <w:t>débats politiques</w:t>
      </w:r>
      <w:r w:rsidRPr="00F55585">
        <w:rPr>
          <w:sz w:val="22"/>
          <w:szCs w:val="24"/>
        </w:rPr>
        <w:t xml:space="preserve"> en France à travers l'usage des technologies d'intelligence artificielle. L'objectif principal est d'approfondir la compréhension de</w:t>
      </w:r>
      <w:r w:rsidR="00F27E75">
        <w:rPr>
          <w:sz w:val="22"/>
          <w:szCs w:val="24"/>
        </w:rPr>
        <w:t xml:space="preserve"> ces</w:t>
      </w:r>
      <w:r w:rsidRPr="00F55585">
        <w:rPr>
          <w:sz w:val="22"/>
          <w:szCs w:val="24"/>
        </w:rPr>
        <w:t xml:space="preserve"> débats en identifiant les thèmes abordés, les émotions exprimées, et le temps de parole des participants, afin de contribuer à une démocratie plus participative.</w:t>
      </w:r>
    </w:p>
    <w:p w14:paraId="210B0578" w14:textId="63F95F62" w:rsidR="00F55585" w:rsidRPr="00F55585" w:rsidRDefault="00F55585" w:rsidP="00F55585">
      <w:pPr>
        <w:rPr>
          <w:sz w:val="22"/>
          <w:szCs w:val="24"/>
        </w:rPr>
      </w:pPr>
      <w:r w:rsidRPr="00F55585">
        <w:rPr>
          <w:sz w:val="22"/>
          <w:szCs w:val="24"/>
        </w:rPr>
        <w:t xml:space="preserve">Le projet s'appuie sur un soutien technique et matériel fourni par l'entreprise </w:t>
      </w:r>
      <w:proofErr w:type="spellStart"/>
      <w:r w:rsidRPr="00F55585">
        <w:rPr>
          <w:sz w:val="22"/>
          <w:szCs w:val="24"/>
        </w:rPr>
        <w:t>Alten</w:t>
      </w:r>
      <w:proofErr w:type="spellEnd"/>
      <w:r w:rsidRPr="00F55585">
        <w:rPr>
          <w:sz w:val="22"/>
          <w:szCs w:val="24"/>
        </w:rPr>
        <w:t xml:space="preserve">, incluant un </w:t>
      </w:r>
      <w:proofErr w:type="spellStart"/>
      <w:r w:rsidRPr="00F55585">
        <w:rPr>
          <w:sz w:val="22"/>
          <w:szCs w:val="24"/>
        </w:rPr>
        <w:t>dataset</w:t>
      </w:r>
      <w:proofErr w:type="spellEnd"/>
      <w:r w:rsidRPr="00F55585">
        <w:rPr>
          <w:sz w:val="22"/>
          <w:szCs w:val="24"/>
        </w:rPr>
        <w:t xml:space="preserve"> de bandes audios et des </w:t>
      </w:r>
      <w:r w:rsidR="00F27E75">
        <w:rPr>
          <w:sz w:val="22"/>
          <w:szCs w:val="24"/>
        </w:rPr>
        <w:t>connaissances</w:t>
      </w:r>
      <w:r w:rsidR="00F16AAA">
        <w:rPr>
          <w:sz w:val="22"/>
          <w:szCs w:val="24"/>
        </w:rPr>
        <w:t xml:space="preserve"> approfondies</w:t>
      </w:r>
      <w:r w:rsidR="00F27E75">
        <w:rPr>
          <w:sz w:val="22"/>
          <w:szCs w:val="24"/>
        </w:rPr>
        <w:t xml:space="preserve"> en mati</w:t>
      </w:r>
      <w:r w:rsidR="000A24E9">
        <w:rPr>
          <w:sz w:val="22"/>
          <w:szCs w:val="24"/>
        </w:rPr>
        <w:t>ère d’état de l’art</w:t>
      </w:r>
      <w:r w:rsidR="00832F07">
        <w:rPr>
          <w:sz w:val="22"/>
          <w:szCs w:val="24"/>
        </w:rPr>
        <w:t xml:space="preserve"> sur des</w:t>
      </w:r>
      <w:r w:rsidR="000A24E9">
        <w:rPr>
          <w:sz w:val="22"/>
          <w:szCs w:val="24"/>
        </w:rPr>
        <w:t xml:space="preserve"> </w:t>
      </w:r>
      <w:r w:rsidRPr="00F55585">
        <w:rPr>
          <w:sz w:val="22"/>
          <w:szCs w:val="24"/>
        </w:rPr>
        <w:t xml:space="preserve">algorithmes avancés. L'équipe a utilisé Python et des bibliothèques de pointe telles que </w:t>
      </w:r>
      <w:proofErr w:type="spellStart"/>
      <w:r w:rsidRPr="00F55585">
        <w:rPr>
          <w:sz w:val="22"/>
          <w:szCs w:val="24"/>
        </w:rPr>
        <w:t>TensorFlow</w:t>
      </w:r>
      <w:proofErr w:type="spellEnd"/>
      <w:r w:rsidRPr="00F55585">
        <w:rPr>
          <w:sz w:val="22"/>
          <w:szCs w:val="24"/>
        </w:rPr>
        <w:t xml:space="preserve"> et </w:t>
      </w:r>
      <w:proofErr w:type="spellStart"/>
      <w:r w:rsidRPr="00F55585">
        <w:rPr>
          <w:sz w:val="22"/>
          <w:szCs w:val="24"/>
        </w:rPr>
        <w:t>PyTorch</w:t>
      </w:r>
      <w:proofErr w:type="spellEnd"/>
      <w:r w:rsidRPr="00F55585">
        <w:rPr>
          <w:sz w:val="22"/>
          <w:szCs w:val="24"/>
        </w:rPr>
        <w:t xml:space="preserve"> pour le développement de la solution technique, préférant cette dernière pour sa pertinence dans le domaine de la recherche.</w:t>
      </w:r>
    </w:p>
    <w:p w14:paraId="53F6F3A8" w14:textId="2C1D73ED" w:rsidR="00F55585" w:rsidRPr="00F55585" w:rsidRDefault="00F55585" w:rsidP="00F55585">
      <w:pPr>
        <w:rPr>
          <w:sz w:val="22"/>
          <w:szCs w:val="24"/>
        </w:rPr>
      </w:pPr>
      <w:r w:rsidRPr="00F55585">
        <w:rPr>
          <w:sz w:val="22"/>
          <w:szCs w:val="24"/>
        </w:rPr>
        <w:t xml:space="preserve">La solution technique développée comprend plusieurs composants clés, notamment la </w:t>
      </w:r>
      <w:proofErr w:type="spellStart"/>
      <w:r w:rsidRPr="00F55585">
        <w:rPr>
          <w:sz w:val="22"/>
          <w:szCs w:val="24"/>
        </w:rPr>
        <w:t>diarisation</w:t>
      </w:r>
      <w:proofErr w:type="spellEnd"/>
      <w:r w:rsidRPr="00F55585">
        <w:rPr>
          <w:sz w:val="22"/>
          <w:szCs w:val="24"/>
        </w:rPr>
        <w:t xml:space="preserve"> de l'audio, la séparation des voix superposées, l'identification des locuteurs, et la transcription en texte, formant ensemble un pipeline complexe mais efficace pour le traitement et l'analyse des données audio.</w:t>
      </w:r>
    </w:p>
    <w:p w14:paraId="298CE5E8" w14:textId="0CB0B8A4" w:rsidR="00F55585" w:rsidRPr="00F55585" w:rsidRDefault="00F55585" w:rsidP="00F55585">
      <w:pPr>
        <w:rPr>
          <w:sz w:val="22"/>
          <w:szCs w:val="24"/>
        </w:rPr>
      </w:pPr>
      <w:r w:rsidRPr="00F55585">
        <w:rPr>
          <w:sz w:val="22"/>
          <w:szCs w:val="24"/>
        </w:rPr>
        <w:t xml:space="preserve">L'équipe a rencontré divers défis liés à la complexité du traitement audio, mais a réussi à surmonter ces obstacles grâce à une collaboration efficace et une méthodologie agile. Le projet a également bénéficié de la mise en œuvre de modèles d'IA </w:t>
      </w:r>
      <w:r w:rsidR="00520184">
        <w:rPr>
          <w:sz w:val="22"/>
          <w:szCs w:val="24"/>
        </w:rPr>
        <w:t>à la pointe de la technologie</w:t>
      </w:r>
      <w:r w:rsidRPr="00F55585">
        <w:rPr>
          <w:sz w:val="22"/>
          <w:szCs w:val="24"/>
        </w:rPr>
        <w:t xml:space="preserve"> et d'une infrastructure technique solide.</w:t>
      </w:r>
    </w:p>
    <w:p w14:paraId="60023983" w14:textId="1D5CCAA1" w:rsidR="00333C1F" w:rsidRPr="00F55585" w:rsidRDefault="00F55585" w:rsidP="00F55585">
      <w:pPr>
        <w:rPr>
          <w:sz w:val="22"/>
          <w:szCs w:val="24"/>
        </w:rPr>
      </w:pPr>
      <w:r w:rsidRPr="00F55585">
        <w:rPr>
          <w:sz w:val="22"/>
          <w:szCs w:val="24"/>
        </w:rPr>
        <w:t xml:space="preserve">En conclusion, le projet </w:t>
      </w:r>
      <w:proofErr w:type="spellStart"/>
      <w:r w:rsidRPr="00F55585">
        <w:rPr>
          <w:sz w:val="22"/>
          <w:szCs w:val="24"/>
        </w:rPr>
        <w:t>Méd-IA</w:t>
      </w:r>
      <w:proofErr w:type="spellEnd"/>
      <w:r w:rsidRPr="00F55585">
        <w:rPr>
          <w:sz w:val="22"/>
          <w:szCs w:val="24"/>
        </w:rPr>
        <w:t xml:space="preserve"> marque une avancée significative dans l'analyse automatisée des discours politiques, offrant des perspectives prometteuses pour l'amélioration de la participation démocratique et la compréhension des dynamiques politiques en France. Les résultats obtenus et les expériences acquises par l'équipe constituent une base solide pour de futures recherches et développements dans ce domaine.</w:t>
      </w:r>
    </w:p>
    <w:p w14:paraId="191CBB96" w14:textId="439882A8" w:rsidR="0092314A" w:rsidRDefault="0092314A">
      <w:pPr>
        <w:spacing w:after="0" w:line="240" w:lineRule="auto"/>
        <w:rPr>
          <w:noProof/>
        </w:rPr>
      </w:pPr>
    </w:p>
    <w:p w14:paraId="398B7F21" w14:textId="77777777" w:rsidR="004403C2" w:rsidRDefault="004403C2">
      <w:pPr>
        <w:spacing w:after="0" w:line="240" w:lineRule="auto"/>
        <w:rPr>
          <w:rFonts w:asciiTheme="minorHAnsi" w:eastAsia="Calibri Light" w:hAnsiTheme="minorHAnsi" w:cstheme="minorHAnsi"/>
          <w:sz w:val="32"/>
          <w:szCs w:val="32"/>
        </w:rPr>
      </w:pPr>
    </w:p>
    <w:p w14:paraId="4BBFC7EF" w14:textId="77777777" w:rsidR="00B91296" w:rsidRDefault="00B91296">
      <w:pPr>
        <w:spacing w:after="0" w:line="240" w:lineRule="auto"/>
        <w:rPr>
          <w:rFonts w:ascii="Cambria" w:eastAsia="Calibri Light" w:hAnsi="Cambria"/>
          <w:b/>
          <w:bCs/>
          <w:color w:val="365F91"/>
          <w:sz w:val="32"/>
          <w:szCs w:val="32"/>
        </w:rPr>
      </w:pPr>
      <w:r>
        <w:rPr>
          <w:rFonts w:eastAsia="Calibri Light"/>
          <w:sz w:val="32"/>
          <w:szCs w:val="32"/>
        </w:rPr>
        <w:br w:type="page"/>
      </w:r>
    </w:p>
    <w:p w14:paraId="45476864" w14:textId="03360DE5" w:rsidR="00B177C7" w:rsidRDefault="00B177C7" w:rsidP="00B177C7">
      <w:pPr>
        <w:pStyle w:val="Titre1"/>
        <w:numPr>
          <w:ilvl w:val="0"/>
          <w:numId w:val="0"/>
        </w:numPr>
        <w:rPr>
          <w:rFonts w:eastAsia="Calibri Light"/>
          <w:sz w:val="32"/>
          <w:szCs w:val="32"/>
        </w:rPr>
      </w:pPr>
      <w:r w:rsidRPr="00B177C7">
        <w:rPr>
          <w:rFonts w:eastAsia="Calibri Light"/>
          <w:sz w:val="32"/>
          <w:szCs w:val="32"/>
        </w:rPr>
        <w:lastRenderedPageBreak/>
        <w:t>Abstract – Eng</w:t>
      </w:r>
    </w:p>
    <w:p w14:paraId="6B535DF4" w14:textId="77777777" w:rsidR="00793260" w:rsidRPr="00793260" w:rsidRDefault="00793260" w:rsidP="00793260"/>
    <w:p w14:paraId="49E2FC93" w14:textId="099791A2" w:rsidR="00793260" w:rsidRPr="00793260" w:rsidRDefault="00793260" w:rsidP="00793260">
      <w:pPr>
        <w:ind w:firstLine="708"/>
        <w:rPr>
          <w:sz w:val="22"/>
          <w:szCs w:val="24"/>
          <w:lang w:val="en-GB"/>
        </w:rPr>
      </w:pPr>
      <w:r w:rsidRPr="00793260">
        <w:rPr>
          <w:sz w:val="22"/>
          <w:szCs w:val="24"/>
          <w:lang w:val="en-GB"/>
        </w:rPr>
        <w:t>The Méd-IA project, led by a team of five Master's degree students specialized in Data Science at EFREI, aims to revolutionize the analysis of political debate videos in France through the use of artificial intelligence technologies. The main objective is to deepen the understanding of these debates by identifying the topics discussed, the emotions expressed, and the speaking time of the participants, to contribute to a more participatory democracy.</w:t>
      </w:r>
    </w:p>
    <w:p w14:paraId="24007530" w14:textId="77777777" w:rsidR="00793260" w:rsidRPr="00793260" w:rsidRDefault="00793260" w:rsidP="00793260">
      <w:pPr>
        <w:rPr>
          <w:sz w:val="22"/>
          <w:szCs w:val="24"/>
          <w:lang w:val="en-GB"/>
        </w:rPr>
      </w:pPr>
      <w:r w:rsidRPr="00793260">
        <w:rPr>
          <w:sz w:val="22"/>
          <w:szCs w:val="24"/>
          <w:lang w:val="en-GB"/>
        </w:rPr>
        <w:t xml:space="preserve">The project relies on technical and material support provided by the company Alten, including a dataset of audio recordings and in-depth knowledge of state-of-the-art algorithms. The team used Python and cutting-edge libraries such as TensorFlow and </w:t>
      </w:r>
      <w:proofErr w:type="spellStart"/>
      <w:r w:rsidRPr="00793260">
        <w:rPr>
          <w:sz w:val="22"/>
          <w:szCs w:val="24"/>
          <w:lang w:val="en-GB"/>
        </w:rPr>
        <w:t>PyTorch</w:t>
      </w:r>
      <w:proofErr w:type="spellEnd"/>
      <w:r w:rsidRPr="00793260">
        <w:rPr>
          <w:sz w:val="22"/>
          <w:szCs w:val="24"/>
          <w:lang w:val="en-GB"/>
        </w:rPr>
        <w:t xml:space="preserve"> for the development of the technical solution, preferring the latter for its relevance in the research domain.</w:t>
      </w:r>
    </w:p>
    <w:p w14:paraId="409C677D" w14:textId="77777777" w:rsidR="00793260" w:rsidRPr="00793260" w:rsidRDefault="00793260" w:rsidP="00793260">
      <w:pPr>
        <w:rPr>
          <w:sz w:val="22"/>
          <w:szCs w:val="24"/>
          <w:lang w:val="en-GB"/>
        </w:rPr>
      </w:pPr>
      <w:r w:rsidRPr="00793260">
        <w:rPr>
          <w:sz w:val="22"/>
          <w:szCs w:val="24"/>
          <w:lang w:val="en-GB"/>
        </w:rPr>
        <w:t xml:space="preserve">The developed technical solution comprises several key components, including audio </w:t>
      </w:r>
      <w:proofErr w:type="spellStart"/>
      <w:r w:rsidRPr="00793260">
        <w:rPr>
          <w:sz w:val="22"/>
          <w:szCs w:val="24"/>
          <w:lang w:val="en-GB"/>
        </w:rPr>
        <w:t>diarization</w:t>
      </w:r>
      <w:proofErr w:type="spellEnd"/>
      <w:r w:rsidRPr="00793260">
        <w:rPr>
          <w:sz w:val="22"/>
          <w:szCs w:val="24"/>
          <w:lang w:val="en-GB"/>
        </w:rPr>
        <w:t>, separation of overlapping voices, speaker identification, and transcription into text, together forming a complex yet effective pipeline for the processing and analysis of audio data.</w:t>
      </w:r>
    </w:p>
    <w:p w14:paraId="4B3AF0F7" w14:textId="77777777" w:rsidR="00793260" w:rsidRPr="00793260" w:rsidRDefault="00793260" w:rsidP="00793260">
      <w:pPr>
        <w:rPr>
          <w:sz w:val="22"/>
          <w:szCs w:val="24"/>
          <w:lang w:val="en-GB"/>
        </w:rPr>
      </w:pPr>
      <w:r w:rsidRPr="00793260">
        <w:rPr>
          <w:sz w:val="22"/>
          <w:szCs w:val="24"/>
          <w:lang w:val="en-GB"/>
        </w:rPr>
        <w:t>The team encountered various challenges related to the complexity of audio processing but managed to overcome these obstacles through effective collaboration and agile methodology. The project also benefited from the implementation of state-of-the-art AI models and a solid technical infrastructure.</w:t>
      </w:r>
    </w:p>
    <w:p w14:paraId="0567775B" w14:textId="2F3B034E" w:rsidR="00B177C7" w:rsidRDefault="00793260" w:rsidP="00793260">
      <w:pPr>
        <w:rPr>
          <w:sz w:val="22"/>
          <w:szCs w:val="24"/>
          <w:lang w:val="en-GB"/>
        </w:rPr>
      </w:pPr>
      <w:r w:rsidRPr="00793260">
        <w:rPr>
          <w:sz w:val="22"/>
          <w:szCs w:val="24"/>
          <w:lang w:val="en-GB"/>
        </w:rPr>
        <w:t>In conclusion, the Méd-IA project represents a significant advancement in automated analysis of political discourse, offering promising prospects for improving democratic participation and understanding political dynamics in France. The results obtained and the experiences gained by the team provide a solid foundation for future research and development in this field.</w:t>
      </w:r>
    </w:p>
    <w:p w14:paraId="29F39D66" w14:textId="77777777" w:rsidR="002917B1" w:rsidRDefault="002917B1" w:rsidP="00793260">
      <w:pPr>
        <w:rPr>
          <w:sz w:val="22"/>
          <w:szCs w:val="24"/>
          <w:lang w:val="en-GB"/>
        </w:rPr>
      </w:pPr>
    </w:p>
    <w:p w14:paraId="0C1C2A7A" w14:textId="77777777" w:rsidR="002917B1" w:rsidRDefault="002917B1" w:rsidP="00793260">
      <w:pPr>
        <w:rPr>
          <w:sz w:val="22"/>
          <w:szCs w:val="24"/>
          <w:lang w:val="en-GB"/>
        </w:rPr>
      </w:pPr>
    </w:p>
    <w:p w14:paraId="302FB666" w14:textId="77777777" w:rsidR="002917B1" w:rsidRDefault="002917B1" w:rsidP="00793260">
      <w:pPr>
        <w:rPr>
          <w:sz w:val="22"/>
          <w:szCs w:val="24"/>
          <w:lang w:val="en-GB"/>
        </w:rPr>
      </w:pPr>
    </w:p>
    <w:p w14:paraId="79433E90" w14:textId="77777777" w:rsidR="002917B1" w:rsidRDefault="002917B1" w:rsidP="00793260">
      <w:pPr>
        <w:rPr>
          <w:sz w:val="22"/>
          <w:szCs w:val="24"/>
          <w:lang w:val="en-GB"/>
        </w:rPr>
      </w:pPr>
    </w:p>
    <w:p w14:paraId="366F0DD6" w14:textId="77777777" w:rsidR="002917B1" w:rsidRDefault="002917B1" w:rsidP="00793260">
      <w:pPr>
        <w:rPr>
          <w:sz w:val="22"/>
          <w:szCs w:val="24"/>
          <w:lang w:val="en-GB"/>
        </w:rPr>
      </w:pPr>
    </w:p>
    <w:p w14:paraId="107A2CD1" w14:textId="77777777" w:rsidR="002917B1" w:rsidRDefault="002917B1" w:rsidP="00793260">
      <w:pPr>
        <w:rPr>
          <w:sz w:val="22"/>
          <w:szCs w:val="24"/>
          <w:lang w:val="en-GB"/>
        </w:rPr>
      </w:pPr>
    </w:p>
    <w:p w14:paraId="77FBCCB3" w14:textId="77777777" w:rsidR="002917B1" w:rsidRDefault="002917B1" w:rsidP="00793260">
      <w:pPr>
        <w:rPr>
          <w:sz w:val="22"/>
          <w:szCs w:val="24"/>
          <w:lang w:val="en-GB"/>
        </w:rPr>
      </w:pPr>
    </w:p>
    <w:p w14:paraId="30E953B3" w14:textId="77777777" w:rsidR="002917B1" w:rsidRDefault="002917B1" w:rsidP="00793260">
      <w:pPr>
        <w:rPr>
          <w:sz w:val="22"/>
          <w:szCs w:val="24"/>
          <w:lang w:val="en-GB"/>
        </w:rPr>
      </w:pPr>
    </w:p>
    <w:p w14:paraId="72A15CEE" w14:textId="77777777" w:rsidR="002917B1" w:rsidRDefault="002917B1" w:rsidP="00793260">
      <w:pPr>
        <w:rPr>
          <w:sz w:val="22"/>
          <w:szCs w:val="24"/>
          <w:lang w:val="en-GB"/>
        </w:rPr>
      </w:pPr>
    </w:p>
    <w:p w14:paraId="78C1D69F" w14:textId="77777777" w:rsidR="002917B1" w:rsidRDefault="002917B1" w:rsidP="00793260">
      <w:pPr>
        <w:rPr>
          <w:sz w:val="22"/>
          <w:szCs w:val="24"/>
          <w:lang w:val="en-GB"/>
        </w:rPr>
      </w:pPr>
    </w:p>
    <w:p w14:paraId="001150BA" w14:textId="77777777" w:rsidR="002917B1" w:rsidRDefault="002917B1" w:rsidP="00793260">
      <w:pPr>
        <w:rPr>
          <w:sz w:val="22"/>
          <w:szCs w:val="24"/>
          <w:lang w:val="en-GB"/>
        </w:rPr>
      </w:pPr>
    </w:p>
    <w:p w14:paraId="4136B329" w14:textId="77777777" w:rsidR="002917B1" w:rsidRPr="00793260" w:rsidRDefault="002917B1" w:rsidP="00793260">
      <w:pPr>
        <w:rPr>
          <w:sz w:val="22"/>
          <w:szCs w:val="24"/>
          <w:lang w:val="en-GB"/>
        </w:rPr>
      </w:pPr>
    </w:p>
    <w:p w14:paraId="45CACAA0" w14:textId="3344B2E0" w:rsidR="00F53208" w:rsidRPr="00C8719A" w:rsidRDefault="4C78155E" w:rsidP="0022263F">
      <w:pPr>
        <w:pStyle w:val="Titre1"/>
        <w:numPr>
          <w:ilvl w:val="0"/>
          <w:numId w:val="0"/>
        </w:numPr>
        <w:ind w:left="720" w:hanging="360"/>
        <w:rPr>
          <w:rFonts w:asciiTheme="minorHAnsi" w:hAnsiTheme="minorHAnsi" w:cstheme="minorHAnsi"/>
          <w:sz w:val="32"/>
          <w:szCs w:val="32"/>
        </w:rPr>
      </w:pPr>
      <w:r w:rsidRPr="00C8719A">
        <w:rPr>
          <w:rFonts w:asciiTheme="minorHAnsi" w:eastAsia="Calibri Light" w:hAnsiTheme="minorHAnsi" w:cstheme="minorHAnsi"/>
          <w:sz w:val="32"/>
          <w:szCs w:val="32"/>
        </w:rPr>
        <w:lastRenderedPageBreak/>
        <w:t>Introduction</w:t>
      </w:r>
    </w:p>
    <w:p w14:paraId="0FCC35E5" w14:textId="77777777" w:rsidR="00F53208" w:rsidRPr="004A0465" w:rsidRDefault="00F53208" w:rsidP="00F53208">
      <w:pPr>
        <w:pStyle w:val="Body"/>
        <w:rPr>
          <w:rFonts w:asciiTheme="minorHAnsi" w:hAnsiTheme="minorHAnsi" w:cstheme="minorHAnsi"/>
        </w:rPr>
      </w:pPr>
    </w:p>
    <w:p w14:paraId="283C4D89" w14:textId="77777777" w:rsidR="00F53208" w:rsidRPr="004A0465" w:rsidRDefault="00F53208" w:rsidP="00811FED">
      <w:pPr>
        <w:pStyle w:val="Body"/>
        <w:ind w:firstLine="708"/>
        <w:jc w:val="both"/>
        <w:rPr>
          <w:rFonts w:asciiTheme="minorHAnsi" w:hAnsiTheme="minorHAnsi" w:cstheme="minorBidi"/>
        </w:rPr>
      </w:pPr>
      <w:r w:rsidRPr="5FE79ADD">
        <w:rPr>
          <w:rFonts w:asciiTheme="minorHAnsi" w:hAnsiTheme="minorHAnsi" w:cstheme="minorBidi"/>
        </w:rPr>
        <w:t>Notre projet vise à analyser les vidéos de campagne présidentielle en France en utilisant des technologies d'intelligence artificielle. Dans un contexte o</w:t>
      </w:r>
      <w:r w:rsidRPr="5FE79ADD">
        <w:rPr>
          <w:rFonts w:asciiTheme="minorHAnsi" w:hAnsiTheme="minorHAnsi" w:cstheme="minorBidi"/>
          <w:lang w:val="it-IT"/>
        </w:rPr>
        <w:t xml:space="preserve">ù </w:t>
      </w:r>
      <w:r w:rsidRPr="5FE79ADD">
        <w:rPr>
          <w:rFonts w:asciiTheme="minorHAnsi" w:hAnsiTheme="minorHAnsi" w:cstheme="minorBidi"/>
        </w:rPr>
        <w:t>les analyses politiques traditionnelles reposent largement sur les sondages et les résultats électoraux, notre approche se veut novatrice en permettant une meilleure compréhension et analyse des débats politiques, notamment en identifiant les th</w:t>
      </w:r>
      <w:r w:rsidRPr="5FE79ADD">
        <w:rPr>
          <w:rFonts w:asciiTheme="minorHAnsi" w:hAnsiTheme="minorHAnsi" w:cstheme="minorBidi"/>
          <w:lang w:val="it-IT"/>
        </w:rPr>
        <w:t>è</w:t>
      </w:r>
      <w:r w:rsidRPr="5FE79ADD">
        <w:rPr>
          <w:rFonts w:asciiTheme="minorHAnsi" w:hAnsiTheme="minorHAnsi" w:cstheme="minorBidi"/>
        </w:rPr>
        <w:t>mes abordés, les émotions exprimées et le temps de parole de chaque participant.</w:t>
      </w:r>
    </w:p>
    <w:p w14:paraId="2C775537" w14:textId="77777777" w:rsidR="00F53208" w:rsidRPr="004A0465" w:rsidRDefault="00F53208" w:rsidP="00811FED">
      <w:pPr>
        <w:pStyle w:val="Body"/>
        <w:jc w:val="both"/>
        <w:rPr>
          <w:rFonts w:asciiTheme="minorHAnsi" w:hAnsiTheme="minorHAnsi" w:cstheme="minorBidi"/>
        </w:rPr>
      </w:pPr>
    </w:p>
    <w:p w14:paraId="790CEDA7" w14:textId="77777777" w:rsidR="00F53208" w:rsidRPr="004A0465" w:rsidRDefault="00F53208" w:rsidP="00811FED">
      <w:pPr>
        <w:pStyle w:val="Body"/>
        <w:jc w:val="both"/>
        <w:rPr>
          <w:rFonts w:asciiTheme="minorHAnsi" w:hAnsiTheme="minorHAnsi" w:cstheme="minorBidi"/>
        </w:rPr>
      </w:pPr>
      <w:r w:rsidRPr="5FE79ADD">
        <w:rPr>
          <w:rFonts w:asciiTheme="minorHAnsi" w:hAnsiTheme="minorHAnsi" w:cstheme="minorBidi"/>
        </w:rPr>
        <w:t xml:space="preserve">Le </w:t>
      </w:r>
      <w:proofErr w:type="spellStart"/>
      <w:r w:rsidRPr="5FE79ADD">
        <w:rPr>
          <w:rFonts w:asciiTheme="minorHAnsi" w:hAnsiTheme="minorHAnsi" w:cstheme="minorBidi"/>
        </w:rPr>
        <w:t>syst</w:t>
      </w:r>
      <w:proofErr w:type="spellEnd"/>
      <w:r w:rsidRPr="5FE79ADD">
        <w:rPr>
          <w:rFonts w:asciiTheme="minorHAnsi" w:hAnsiTheme="minorHAnsi" w:cstheme="minorBidi"/>
          <w:lang w:val="it-IT"/>
        </w:rPr>
        <w:t>è</w:t>
      </w:r>
      <w:r w:rsidRPr="5FE79ADD">
        <w:rPr>
          <w:rFonts w:asciiTheme="minorHAnsi" w:hAnsiTheme="minorHAnsi" w:cstheme="minorBidi"/>
        </w:rPr>
        <w:t xml:space="preserve">me que nous développons aura pour objectif d'offrir une vision plus approfondie des discours politiques, ouvrant ainsi la voie à une démocratie plus participative et permettant un décodage plus précis du langage du pouvoir politique. Cette initiative répond à un besoin crucial dans le paysage politique </w:t>
      </w:r>
      <w:proofErr w:type="spellStart"/>
      <w:r w:rsidRPr="5FE79ADD">
        <w:rPr>
          <w:rFonts w:asciiTheme="minorHAnsi" w:hAnsiTheme="minorHAnsi" w:cstheme="minorBidi"/>
        </w:rPr>
        <w:t>franç</w:t>
      </w:r>
      <w:proofErr w:type="spellEnd"/>
      <w:r w:rsidRPr="5FE79ADD">
        <w:rPr>
          <w:rFonts w:asciiTheme="minorHAnsi" w:hAnsiTheme="minorHAnsi" w:cstheme="minorBidi"/>
          <w:lang w:val="pt-PT"/>
        </w:rPr>
        <w:t>ais, o</w:t>
      </w:r>
      <w:r w:rsidRPr="5FE79ADD">
        <w:rPr>
          <w:rFonts w:asciiTheme="minorHAnsi" w:hAnsiTheme="minorHAnsi" w:cstheme="minorBidi"/>
          <w:lang w:val="it-IT"/>
        </w:rPr>
        <w:t xml:space="preserve">ù </w:t>
      </w:r>
      <w:r w:rsidRPr="5FE79ADD">
        <w:rPr>
          <w:rFonts w:asciiTheme="minorHAnsi" w:hAnsiTheme="minorHAnsi" w:cstheme="minorBidi"/>
        </w:rPr>
        <w:t>les analyses automatiques des débats politiques et des interviews sont encore peu développées malgré leur importance indéniable en période de campagne électorale.</w:t>
      </w:r>
    </w:p>
    <w:p w14:paraId="0197D951" w14:textId="77777777" w:rsidR="00633464" w:rsidRPr="00811FED" w:rsidRDefault="00633464" w:rsidP="00811FED">
      <w:pPr>
        <w:pStyle w:val="Body"/>
        <w:jc w:val="both"/>
        <w:rPr>
          <w:rFonts w:asciiTheme="minorHAnsi" w:hAnsiTheme="minorHAnsi" w:cstheme="minorHAnsi"/>
        </w:rPr>
      </w:pPr>
    </w:p>
    <w:p w14:paraId="0006153C" w14:textId="77777777" w:rsidR="00F53208" w:rsidRPr="004A0465" w:rsidRDefault="00F53208" w:rsidP="00811FED">
      <w:pPr>
        <w:pStyle w:val="Body"/>
        <w:jc w:val="both"/>
        <w:rPr>
          <w:rFonts w:asciiTheme="minorHAnsi" w:hAnsiTheme="minorHAnsi" w:cstheme="minorBidi"/>
        </w:rPr>
      </w:pPr>
    </w:p>
    <w:p w14:paraId="04695220" w14:textId="77777777" w:rsidR="00F53208" w:rsidRPr="004A0465" w:rsidRDefault="00F53208" w:rsidP="00633464">
      <w:pPr>
        <w:pStyle w:val="Body"/>
        <w:jc w:val="both"/>
        <w:rPr>
          <w:rFonts w:asciiTheme="minorHAnsi" w:hAnsiTheme="minorHAnsi" w:cstheme="minorBidi"/>
        </w:rPr>
      </w:pPr>
      <w:r w:rsidRPr="5FE79ADD">
        <w:rPr>
          <w:rFonts w:asciiTheme="minorHAnsi" w:hAnsiTheme="minorHAnsi" w:cstheme="minorBidi"/>
        </w:rPr>
        <w:t xml:space="preserve">L'objectif principal de ce document est de présenter de </w:t>
      </w:r>
      <w:proofErr w:type="spellStart"/>
      <w:r w:rsidRPr="5FE79ADD">
        <w:rPr>
          <w:rFonts w:asciiTheme="minorHAnsi" w:hAnsiTheme="minorHAnsi" w:cstheme="minorBidi"/>
        </w:rPr>
        <w:t>mani</w:t>
      </w:r>
      <w:proofErr w:type="spellEnd"/>
      <w:r w:rsidRPr="5FE79ADD">
        <w:rPr>
          <w:rFonts w:asciiTheme="minorHAnsi" w:hAnsiTheme="minorHAnsi" w:cstheme="minorBidi"/>
          <w:lang w:val="it-IT"/>
        </w:rPr>
        <w:t>è</w:t>
      </w:r>
      <w:r w:rsidRPr="5FE79ADD">
        <w:rPr>
          <w:rFonts w:asciiTheme="minorHAnsi" w:hAnsiTheme="minorHAnsi" w:cstheme="minorBidi"/>
        </w:rPr>
        <w:t>re claire et concise notre projet, ses enjeux et ses objectifs, tout en informant le lecteur sur les ressources disponibles telles que le glossaire et les références, facilitant ainsi sa compréhension du document.</w:t>
      </w:r>
    </w:p>
    <w:p w14:paraId="5780595C" w14:textId="77777777" w:rsidR="00F53208" w:rsidRPr="004A0465" w:rsidRDefault="00F53208" w:rsidP="00811FED">
      <w:pPr>
        <w:pStyle w:val="Body"/>
        <w:jc w:val="both"/>
        <w:rPr>
          <w:rFonts w:asciiTheme="minorHAnsi" w:hAnsiTheme="minorHAnsi" w:cstheme="minorBidi"/>
        </w:rPr>
      </w:pPr>
    </w:p>
    <w:p w14:paraId="71F10DB5" w14:textId="77777777" w:rsidR="00F53208" w:rsidRPr="004A0465" w:rsidRDefault="00F53208" w:rsidP="00811FED">
      <w:pPr>
        <w:pStyle w:val="Body"/>
        <w:jc w:val="both"/>
        <w:rPr>
          <w:rFonts w:asciiTheme="minorHAnsi" w:hAnsiTheme="minorHAnsi" w:cstheme="minorBidi"/>
        </w:rPr>
      </w:pPr>
      <w:r w:rsidRPr="5FE79ADD">
        <w:rPr>
          <w:rFonts w:asciiTheme="minorHAnsi" w:hAnsiTheme="minorHAnsi" w:cstheme="minorBidi"/>
        </w:rPr>
        <w:t>Le lecteur est encouragé à se référer aux sections suivantes pour une analyse détaillée du contexte du projet, de sa description, des contributions des acteurs impliqués, ainsi que des conclusions et perspectives pour l'avenir du projet.</w:t>
      </w:r>
    </w:p>
    <w:p w14:paraId="7C5DAE5C" w14:textId="77777777" w:rsidR="00811FED" w:rsidRPr="00811FED" w:rsidRDefault="00811FED" w:rsidP="00811FED">
      <w:pPr>
        <w:pStyle w:val="Body"/>
        <w:jc w:val="both"/>
        <w:rPr>
          <w:rFonts w:asciiTheme="minorHAnsi" w:hAnsiTheme="minorHAnsi" w:cstheme="minorHAnsi"/>
        </w:rPr>
      </w:pPr>
    </w:p>
    <w:p w14:paraId="7052862C" w14:textId="77777777" w:rsidR="00FA7AAF" w:rsidRPr="004A0465" w:rsidRDefault="00FA7AAF" w:rsidP="00811FED">
      <w:pPr>
        <w:pStyle w:val="Body"/>
        <w:jc w:val="both"/>
        <w:rPr>
          <w:rFonts w:asciiTheme="minorHAnsi" w:hAnsiTheme="minorHAnsi" w:cstheme="minorBidi"/>
        </w:rPr>
      </w:pPr>
    </w:p>
    <w:p w14:paraId="707B9CC4" w14:textId="08CBF876" w:rsidR="00FA7AAF" w:rsidRDefault="00FA7AAF" w:rsidP="00633464">
      <w:pPr>
        <w:pStyle w:val="Body"/>
        <w:ind w:firstLine="708"/>
        <w:jc w:val="both"/>
        <w:rPr>
          <w:rFonts w:asciiTheme="minorHAnsi" w:hAnsiTheme="minorHAnsi" w:cstheme="minorBidi"/>
        </w:rPr>
      </w:pPr>
      <w:r w:rsidRPr="5FE79ADD">
        <w:rPr>
          <w:rFonts w:asciiTheme="minorHAnsi" w:hAnsiTheme="minorHAnsi" w:cstheme="minorBidi"/>
        </w:rPr>
        <w:t xml:space="preserve">Nous vous conseillons d’aller voir </w:t>
      </w:r>
      <w:r w:rsidR="00633464" w:rsidRPr="00811FED">
        <w:rPr>
          <w:rFonts w:asciiTheme="minorHAnsi" w:hAnsiTheme="minorHAnsi" w:cstheme="minorHAnsi"/>
        </w:rPr>
        <w:t xml:space="preserve">les définitions </w:t>
      </w:r>
      <w:r w:rsidR="00633464">
        <w:rPr>
          <w:rFonts w:asciiTheme="minorHAnsi" w:hAnsiTheme="minorHAnsi" w:cstheme="minorHAnsi"/>
        </w:rPr>
        <w:t xml:space="preserve">importantes </w:t>
      </w:r>
      <w:r w:rsidRPr="5FE79ADD">
        <w:rPr>
          <w:rFonts w:asciiTheme="minorHAnsi" w:hAnsiTheme="minorHAnsi" w:cstheme="minorBidi"/>
        </w:rPr>
        <w:t>dans l</w:t>
      </w:r>
      <w:r w:rsidR="00FC08CB" w:rsidRPr="5FE79ADD">
        <w:rPr>
          <w:rFonts w:asciiTheme="minorHAnsi" w:hAnsiTheme="minorHAnsi" w:cstheme="minorBidi"/>
        </w:rPr>
        <w:t>’annexe</w:t>
      </w:r>
      <w:r w:rsidRPr="5FE79ADD">
        <w:rPr>
          <w:rFonts w:asciiTheme="minorHAnsi" w:hAnsiTheme="minorHAnsi" w:cstheme="minorBidi"/>
        </w:rPr>
        <w:t xml:space="preserve"> « Mots clés »</w:t>
      </w:r>
      <w:r w:rsidR="007A4BFF" w:rsidRPr="5FE79ADD">
        <w:rPr>
          <w:rFonts w:asciiTheme="minorHAnsi" w:hAnsiTheme="minorHAnsi" w:cstheme="minorBidi"/>
        </w:rPr>
        <w:t xml:space="preserve"> pour </w:t>
      </w:r>
      <w:r w:rsidR="0062429E" w:rsidRPr="5FE79ADD">
        <w:rPr>
          <w:rFonts w:asciiTheme="minorHAnsi" w:hAnsiTheme="minorHAnsi" w:cstheme="minorBidi"/>
        </w:rPr>
        <w:t xml:space="preserve">mieux comprendre notre </w:t>
      </w:r>
      <w:r w:rsidR="007C7853" w:rsidRPr="00811FED">
        <w:rPr>
          <w:rFonts w:asciiTheme="minorHAnsi" w:hAnsiTheme="minorHAnsi" w:cstheme="minorHAnsi"/>
        </w:rPr>
        <w:t>sujet</w:t>
      </w:r>
      <w:r w:rsidR="00741670" w:rsidRPr="5FE79ADD">
        <w:rPr>
          <w:rFonts w:asciiTheme="minorHAnsi" w:hAnsiTheme="minorHAnsi" w:cstheme="minorBidi"/>
        </w:rPr>
        <w:t>.</w:t>
      </w:r>
    </w:p>
    <w:p w14:paraId="0586D7A4" w14:textId="77777777" w:rsidR="00DD2AFF" w:rsidRDefault="00DD2AFF" w:rsidP="00633464">
      <w:pPr>
        <w:pStyle w:val="Body"/>
        <w:ind w:firstLine="708"/>
        <w:jc w:val="both"/>
        <w:rPr>
          <w:rFonts w:asciiTheme="minorHAnsi" w:hAnsiTheme="minorHAnsi" w:cstheme="minorBidi"/>
        </w:rPr>
      </w:pPr>
    </w:p>
    <w:p w14:paraId="4EE84BCC" w14:textId="7E412C1C" w:rsidR="00DD2AFF" w:rsidRPr="00DD2AFF" w:rsidRDefault="00DD2AFF" w:rsidP="00DD2AFF">
      <w:pPr>
        <w:pStyle w:val="Titre3"/>
        <w:numPr>
          <w:ilvl w:val="0"/>
          <w:numId w:val="0"/>
        </w:numPr>
        <w:ind w:left="720" w:hanging="360"/>
        <w:rPr>
          <w:rFonts w:asciiTheme="minorHAnsi" w:hAnsiTheme="minorHAnsi" w:cstheme="minorHAnsi"/>
          <w:i/>
          <w:iCs/>
          <w:sz w:val="24"/>
          <w:szCs w:val="24"/>
        </w:rPr>
      </w:pPr>
      <w:r w:rsidRPr="00DD2AFF">
        <w:rPr>
          <w:rFonts w:asciiTheme="minorHAnsi" w:hAnsiTheme="minorHAnsi" w:cstheme="minorHAnsi"/>
          <w:i/>
          <w:iCs/>
          <w:sz w:val="24"/>
          <w:szCs w:val="24"/>
        </w:rPr>
        <w:t>Remerciements</w:t>
      </w:r>
    </w:p>
    <w:p w14:paraId="47A7C6F9" w14:textId="77777777" w:rsidR="00F53208" w:rsidRPr="00811FED" w:rsidRDefault="00F53208" w:rsidP="00811FED">
      <w:pPr>
        <w:pStyle w:val="Body"/>
        <w:jc w:val="both"/>
        <w:rPr>
          <w:rFonts w:asciiTheme="minorHAnsi" w:hAnsiTheme="minorHAnsi" w:cstheme="minorHAnsi"/>
        </w:rPr>
      </w:pPr>
    </w:p>
    <w:p w14:paraId="3F74DEDE" w14:textId="66354979" w:rsidR="0D30C6A9" w:rsidRDefault="0046218F" w:rsidP="00606D4C">
      <w:pPr>
        <w:pStyle w:val="Body"/>
        <w:ind w:firstLine="360"/>
        <w:jc w:val="both"/>
        <w:rPr>
          <w:rFonts w:asciiTheme="minorHAnsi" w:hAnsiTheme="minorHAnsi" w:cstheme="minorBidi"/>
        </w:rPr>
      </w:pPr>
      <w:r w:rsidRPr="601D1C62">
        <w:rPr>
          <w:rFonts w:asciiTheme="minorHAnsi" w:hAnsiTheme="minorHAnsi" w:cstheme="minorBidi"/>
        </w:rPr>
        <w:t xml:space="preserve">Nous tenons </w:t>
      </w:r>
      <w:r w:rsidR="006520C1" w:rsidRPr="601D1C62">
        <w:rPr>
          <w:rFonts w:asciiTheme="minorHAnsi" w:hAnsiTheme="minorHAnsi" w:cstheme="minorBidi"/>
        </w:rPr>
        <w:t>à remercier</w:t>
      </w:r>
      <w:r w:rsidR="00DD2AFF">
        <w:rPr>
          <w:rFonts w:asciiTheme="minorHAnsi" w:hAnsiTheme="minorHAnsi" w:cstheme="minorBidi"/>
        </w:rPr>
        <w:t xml:space="preserve"> tout particulièrement</w:t>
      </w:r>
      <w:r w:rsidR="006520C1" w:rsidRPr="601D1C62">
        <w:rPr>
          <w:rFonts w:asciiTheme="minorHAnsi" w:hAnsiTheme="minorHAnsi" w:cstheme="minorBidi"/>
        </w:rPr>
        <w:t xml:space="preserve"> Yves</w:t>
      </w:r>
      <w:r w:rsidR="00ED1819" w:rsidRPr="601D1C62">
        <w:rPr>
          <w:rFonts w:asciiTheme="minorHAnsi" w:hAnsiTheme="minorHAnsi" w:cstheme="minorBidi"/>
        </w:rPr>
        <w:t xml:space="preserve"> </w:t>
      </w:r>
      <w:proofErr w:type="spellStart"/>
      <w:r w:rsidR="00ED1819" w:rsidRPr="601D1C62">
        <w:rPr>
          <w:rFonts w:asciiTheme="minorHAnsi" w:hAnsiTheme="minorHAnsi" w:cstheme="minorBidi"/>
        </w:rPr>
        <w:t>Soronellas</w:t>
      </w:r>
      <w:proofErr w:type="spellEnd"/>
      <w:r w:rsidR="00ED1819" w:rsidRPr="601D1C62">
        <w:rPr>
          <w:rFonts w:asciiTheme="minorHAnsi" w:hAnsiTheme="minorHAnsi" w:cstheme="minorBidi"/>
        </w:rPr>
        <w:t xml:space="preserve"> et Zineb</w:t>
      </w:r>
      <w:r w:rsidR="00A65FE2" w:rsidRPr="601D1C62">
        <w:rPr>
          <w:rFonts w:asciiTheme="minorHAnsi" w:hAnsiTheme="minorHAnsi" w:cstheme="minorBidi"/>
        </w:rPr>
        <w:t xml:space="preserve"> </w:t>
      </w:r>
      <w:proofErr w:type="spellStart"/>
      <w:r w:rsidR="00A65FE2" w:rsidRPr="601D1C62">
        <w:rPr>
          <w:rFonts w:asciiTheme="minorHAnsi" w:hAnsiTheme="minorHAnsi" w:cstheme="minorBidi"/>
        </w:rPr>
        <w:t>Noumir</w:t>
      </w:r>
      <w:proofErr w:type="spellEnd"/>
      <w:r w:rsidR="00A65FE2" w:rsidRPr="601D1C62">
        <w:rPr>
          <w:rFonts w:asciiTheme="minorHAnsi" w:hAnsiTheme="minorHAnsi" w:cstheme="minorBidi"/>
        </w:rPr>
        <w:t>, notre mentor et déposante du sujet pour leurs précieuses aides tout au long du projet.</w:t>
      </w:r>
      <w:r w:rsidR="00DD2AFF">
        <w:rPr>
          <w:rFonts w:asciiTheme="minorHAnsi" w:hAnsiTheme="minorHAnsi" w:cstheme="minorBidi"/>
        </w:rPr>
        <w:t xml:space="preserve"> Sans eux </w:t>
      </w:r>
      <w:r w:rsidR="00606D4C">
        <w:rPr>
          <w:rFonts w:asciiTheme="minorHAnsi" w:hAnsiTheme="minorHAnsi" w:cstheme="minorBidi"/>
        </w:rPr>
        <w:t>nous n’aurions pas</w:t>
      </w:r>
      <w:r w:rsidR="00DD2AFF">
        <w:rPr>
          <w:rFonts w:asciiTheme="minorHAnsi" w:hAnsiTheme="minorHAnsi" w:cstheme="minorBidi"/>
        </w:rPr>
        <w:t xml:space="preserve"> pu aller aussi loin dans </w:t>
      </w:r>
      <w:proofErr w:type="spellStart"/>
      <w:r w:rsidR="00DD2AFF">
        <w:rPr>
          <w:rFonts w:asciiTheme="minorHAnsi" w:hAnsiTheme="minorHAnsi" w:cstheme="minorBidi"/>
        </w:rPr>
        <w:t>Méd-IA</w:t>
      </w:r>
      <w:proofErr w:type="spellEnd"/>
      <w:r w:rsidR="00DD2AFF">
        <w:rPr>
          <w:rFonts w:asciiTheme="minorHAnsi" w:hAnsiTheme="minorHAnsi" w:cstheme="minorBidi"/>
        </w:rPr>
        <w:t>.</w:t>
      </w:r>
    </w:p>
    <w:p w14:paraId="6B5BFABB" w14:textId="6EF560C8" w:rsidR="00F53208" w:rsidRPr="0095005B" w:rsidRDefault="00F53208" w:rsidP="1B59B7A4"/>
    <w:p w14:paraId="31E97685" w14:textId="6A164B38" w:rsidR="00F53208" w:rsidRPr="0095005B" w:rsidRDefault="00F53208" w:rsidP="1B59B7A4"/>
    <w:p w14:paraId="29589FF4" w14:textId="77777777" w:rsidR="00F50B5D" w:rsidRDefault="00F50B5D">
      <w:pPr>
        <w:spacing w:after="0" w:line="240" w:lineRule="auto"/>
        <w:rPr>
          <w:rFonts w:asciiTheme="minorHAnsi" w:eastAsia="Calibri Light" w:hAnsiTheme="minorHAnsi" w:cstheme="minorHAnsi"/>
          <w:b/>
          <w:bCs/>
          <w:color w:val="365F91"/>
          <w:sz w:val="32"/>
          <w:szCs w:val="32"/>
        </w:rPr>
      </w:pPr>
      <w:r>
        <w:rPr>
          <w:rFonts w:asciiTheme="minorHAnsi" w:eastAsia="Calibri Light" w:hAnsiTheme="minorHAnsi" w:cstheme="minorHAnsi"/>
          <w:sz w:val="32"/>
          <w:szCs w:val="32"/>
        </w:rPr>
        <w:br w:type="page"/>
      </w:r>
    </w:p>
    <w:p w14:paraId="0649695D" w14:textId="7D17D9E0" w:rsidR="00F53208" w:rsidRPr="0095005B" w:rsidRDefault="631C32AF" w:rsidP="00994ECC">
      <w:pPr>
        <w:pStyle w:val="Titre1"/>
        <w:numPr>
          <w:ilvl w:val="0"/>
          <w:numId w:val="12"/>
        </w:numPr>
        <w:rPr>
          <w:rFonts w:asciiTheme="minorHAnsi" w:hAnsiTheme="minorHAnsi" w:cstheme="minorBidi"/>
        </w:rPr>
      </w:pPr>
      <w:r w:rsidRPr="00C8719A">
        <w:rPr>
          <w:rFonts w:asciiTheme="minorHAnsi" w:eastAsia="Calibri Light" w:hAnsiTheme="minorHAnsi" w:cstheme="minorHAnsi"/>
          <w:sz w:val="32"/>
          <w:szCs w:val="32"/>
        </w:rPr>
        <w:lastRenderedPageBreak/>
        <w:t>Contexte</w:t>
      </w:r>
    </w:p>
    <w:p w14:paraId="495BD9A5" w14:textId="77777777" w:rsidR="00F53208" w:rsidRPr="0095005B" w:rsidRDefault="00F53208" w:rsidP="00F53208">
      <w:pPr>
        <w:pStyle w:val="Body"/>
        <w:rPr>
          <w:rFonts w:asciiTheme="minorHAnsi" w:hAnsiTheme="minorHAnsi" w:cstheme="minorHAnsi"/>
        </w:rPr>
      </w:pPr>
    </w:p>
    <w:p w14:paraId="63B97D00" w14:textId="77777777" w:rsidR="00F53208" w:rsidRPr="0095005B" w:rsidRDefault="00F53208" w:rsidP="23161FA7">
      <w:pPr>
        <w:pStyle w:val="Body"/>
        <w:jc w:val="both"/>
        <w:rPr>
          <w:rFonts w:asciiTheme="minorHAnsi" w:hAnsiTheme="minorHAnsi" w:cstheme="minorBidi"/>
        </w:rPr>
      </w:pPr>
      <w:r w:rsidRPr="23161FA7">
        <w:rPr>
          <w:rFonts w:asciiTheme="minorHAnsi" w:hAnsiTheme="minorHAnsi" w:cstheme="minorBidi"/>
        </w:rPr>
        <w:t xml:space="preserve">Dans cette section, nous plongeons dans le contexte complexe entourant les élections présidentielles en France, mettant en </w:t>
      </w:r>
      <w:proofErr w:type="spellStart"/>
      <w:r w:rsidRPr="23161FA7">
        <w:rPr>
          <w:rFonts w:asciiTheme="minorHAnsi" w:hAnsiTheme="minorHAnsi" w:cstheme="minorBidi"/>
        </w:rPr>
        <w:t>lumi</w:t>
      </w:r>
      <w:proofErr w:type="spellEnd"/>
      <w:r w:rsidRPr="23161FA7">
        <w:rPr>
          <w:rFonts w:asciiTheme="minorHAnsi" w:hAnsiTheme="minorHAnsi" w:cstheme="minorBidi"/>
          <w:lang w:val="it-IT"/>
        </w:rPr>
        <w:t>è</w:t>
      </w:r>
      <w:r w:rsidRPr="23161FA7">
        <w:rPr>
          <w:rFonts w:asciiTheme="minorHAnsi" w:hAnsiTheme="minorHAnsi" w:cstheme="minorBidi"/>
        </w:rPr>
        <w:t>re les défis et les opportunités dans le domaine de l'analyse politique.</w:t>
      </w:r>
    </w:p>
    <w:p w14:paraId="5DFD5366" w14:textId="77777777" w:rsidR="00F53208" w:rsidRPr="0095005B" w:rsidRDefault="00F53208" w:rsidP="23161FA7">
      <w:pPr>
        <w:pStyle w:val="Body"/>
        <w:jc w:val="both"/>
        <w:rPr>
          <w:rFonts w:asciiTheme="minorHAnsi" w:hAnsiTheme="minorHAnsi" w:cstheme="minorBidi"/>
        </w:rPr>
      </w:pPr>
    </w:p>
    <w:p w14:paraId="5A754732" w14:textId="464F35AB" w:rsidR="00F53208" w:rsidRPr="0095005B" w:rsidRDefault="00F53208" w:rsidP="23161FA7">
      <w:pPr>
        <w:pStyle w:val="Titresouspartie"/>
        <w:numPr>
          <w:ilvl w:val="0"/>
          <w:numId w:val="0"/>
        </w:numPr>
        <w:jc w:val="both"/>
        <w:rPr>
          <w:rFonts w:asciiTheme="minorHAnsi" w:hAnsiTheme="minorHAnsi" w:cstheme="minorBidi"/>
        </w:rPr>
      </w:pPr>
      <w:r w:rsidRPr="23161FA7">
        <w:rPr>
          <w:rFonts w:asciiTheme="minorHAnsi" w:hAnsiTheme="minorHAnsi" w:cstheme="minorBidi"/>
        </w:rPr>
        <w:t>Étude du Type d'Utilisateurs et de Leurs Besoins</w:t>
      </w:r>
    </w:p>
    <w:p w14:paraId="60392C84" w14:textId="77777777" w:rsidR="00F53208" w:rsidRPr="0095005B" w:rsidRDefault="00F53208" w:rsidP="23161FA7">
      <w:pPr>
        <w:pStyle w:val="Body"/>
        <w:jc w:val="both"/>
        <w:rPr>
          <w:rFonts w:asciiTheme="minorHAnsi" w:hAnsiTheme="minorHAnsi" w:cstheme="minorBidi"/>
        </w:rPr>
      </w:pPr>
    </w:p>
    <w:p w14:paraId="0C6DBE9D" w14:textId="77777777" w:rsidR="00F53208" w:rsidRPr="0095005B" w:rsidRDefault="00F53208" w:rsidP="006D18EF">
      <w:pPr>
        <w:pStyle w:val="Body"/>
        <w:ind w:firstLine="708"/>
        <w:jc w:val="both"/>
        <w:rPr>
          <w:rFonts w:asciiTheme="minorHAnsi" w:hAnsiTheme="minorHAnsi" w:cstheme="minorBidi"/>
        </w:rPr>
      </w:pPr>
      <w:r w:rsidRPr="23161FA7">
        <w:rPr>
          <w:rFonts w:asciiTheme="minorHAnsi" w:hAnsiTheme="minorHAnsi" w:cstheme="minorBidi"/>
        </w:rPr>
        <w:t xml:space="preserve">Les utilisateurs potentiels de notre </w:t>
      </w:r>
      <w:proofErr w:type="spellStart"/>
      <w:r w:rsidRPr="23161FA7">
        <w:rPr>
          <w:rFonts w:asciiTheme="minorHAnsi" w:hAnsiTheme="minorHAnsi" w:cstheme="minorBidi"/>
        </w:rPr>
        <w:t>syst</w:t>
      </w:r>
      <w:proofErr w:type="spellEnd"/>
      <w:r w:rsidRPr="23161FA7">
        <w:rPr>
          <w:rFonts w:asciiTheme="minorHAnsi" w:hAnsiTheme="minorHAnsi" w:cstheme="minorBidi"/>
          <w:lang w:val="it-IT"/>
        </w:rPr>
        <w:t>è</w:t>
      </w:r>
      <w:r w:rsidRPr="23161FA7">
        <w:rPr>
          <w:rFonts w:asciiTheme="minorHAnsi" w:hAnsiTheme="minorHAnsi" w:cstheme="minorBidi"/>
        </w:rPr>
        <w:t>me varient, des chercheurs et analystes politiques aux citoyens engagés. Leur besoin commun est une analyse approfondie des discours politiques pour une compréhension accrue des enjeux politiques. Ces utilisateurs recherchent des outils qui leur permettent d'aller au-delà des résultats électoraux pour saisir les nuances des discours et des débats politiques.</w:t>
      </w:r>
    </w:p>
    <w:p w14:paraId="69364DC5" w14:textId="77777777" w:rsidR="00F53208" w:rsidRPr="0095005B" w:rsidRDefault="00F53208" w:rsidP="23161FA7">
      <w:pPr>
        <w:pStyle w:val="Body"/>
        <w:jc w:val="both"/>
        <w:rPr>
          <w:rFonts w:asciiTheme="minorHAnsi" w:hAnsiTheme="minorHAnsi" w:cstheme="minorBidi"/>
        </w:rPr>
      </w:pPr>
    </w:p>
    <w:p w14:paraId="63527C5F" w14:textId="77777777" w:rsidR="00F53208" w:rsidRPr="0095005B" w:rsidRDefault="00F53208" w:rsidP="23161FA7">
      <w:pPr>
        <w:pStyle w:val="Body"/>
        <w:jc w:val="both"/>
        <w:rPr>
          <w:rFonts w:asciiTheme="minorHAnsi" w:hAnsiTheme="minorHAnsi" w:cstheme="minorBidi"/>
        </w:rPr>
      </w:pPr>
      <w:r w:rsidRPr="23161FA7">
        <w:rPr>
          <w:rFonts w:asciiTheme="minorHAnsi" w:hAnsiTheme="minorHAnsi" w:cstheme="minorBidi"/>
        </w:rPr>
        <w:t>Dans ce contexte, les attentes des utilisateurs s'articulent autour de plusieurs axes. Ils cherchent des outils qui leur permettent de décoder le langage politique complexe, d'identifier les th</w:t>
      </w:r>
      <w:r w:rsidRPr="23161FA7">
        <w:rPr>
          <w:rFonts w:asciiTheme="minorHAnsi" w:hAnsiTheme="minorHAnsi" w:cstheme="minorBidi"/>
          <w:lang w:val="it-IT"/>
        </w:rPr>
        <w:t>è</w:t>
      </w:r>
      <w:r w:rsidRPr="23161FA7">
        <w:rPr>
          <w:rFonts w:asciiTheme="minorHAnsi" w:hAnsiTheme="minorHAnsi" w:cstheme="minorBidi"/>
        </w:rPr>
        <w:t>mes récurrents dans les discours des candidats, d'évaluer l'impact émotionnel des interventions politiques, et d'obtenir une répartition équitable du temps de parole entre les différents acteurs politiques.</w:t>
      </w:r>
    </w:p>
    <w:p w14:paraId="6E7A2160" w14:textId="77777777" w:rsidR="00F53208" w:rsidRPr="0095005B" w:rsidRDefault="00F53208" w:rsidP="23161FA7">
      <w:pPr>
        <w:pStyle w:val="Body"/>
        <w:jc w:val="both"/>
        <w:rPr>
          <w:rFonts w:asciiTheme="minorHAnsi" w:hAnsiTheme="minorHAnsi" w:cstheme="minorBidi"/>
        </w:rPr>
      </w:pPr>
    </w:p>
    <w:p w14:paraId="5E5F4A0C" w14:textId="77777777" w:rsidR="00F53208" w:rsidRPr="0095005B" w:rsidRDefault="00F53208" w:rsidP="23161FA7">
      <w:pPr>
        <w:pStyle w:val="Titresouspartie"/>
        <w:numPr>
          <w:ilvl w:val="0"/>
          <w:numId w:val="0"/>
        </w:numPr>
        <w:jc w:val="both"/>
        <w:rPr>
          <w:rFonts w:asciiTheme="minorHAnsi" w:hAnsiTheme="minorHAnsi" w:cstheme="minorBidi"/>
        </w:rPr>
      </w:pPr>
      <w:r w:rsidRPr="23161FA7">
        <w:rPr>
          <w:rFonts w:asciiTheme="minorHAnsi" w:hAnsiTheme="minorHAnsi" w:cstheme="minorBidi"/>
        </w:rPr>
        <w:t>Étude du Contexte Technico-fonctionnel Existants</w:t>
      </w:r>
    </w:p>
    <w:p w14:paraId="08A8970A" w14:textId="77777777" w:rsidR="00F53208" w:rsidRPr="0095005B" w:rsidRDefault="00F53208" w:rsidP="23161FA7">
      <w:pPr>
        <w:pStyle w:val="Body"/>
        <w:jc w:val="both"/>
        <w:rPr>
          <w:rFonts w:asciiTheme="minorHAnsi" w:hAnsiTheme="minorHAnsi" w:cstheme="minorBidi"/>
        </w:rPr>
      </w:pPr>
    </w:p>
    <w:p w14:paraId="46B70498" w14:textId="77777777" w:rsidR="00F53208" w:rsidRPr="0095005B" w:rsidRDefault="00F53208" w:rsidP="006D18EF">
      <w:pPr>
        <w:pStyle w:val="Body"/>
        <w:ind w:firstLine="708"/>
        <w:jc w:val="both"/>
        <w:rPr>
          <w:rFonts w:asciiTheme="minorHAnsi" w:hAnsiTheme="minorHAnsi" w:cstheme="minorBidi"/>
        </w:rPr>
      </w:pPr>
      <w:r w:rsidRPr="23161FA7">
        <w:rPr>
          <w:rFonts w:asciiTheme="minorHAnsi" w:hAnsiTheme="minorHAnsi" w:cstheme="minorBidi"/>
        </w:rPr>
        <w:t xml:space="preserve">Traditionnellement, les analyses politiques se concentrent sur les sondages et les résultats électoraux, reléguant souvent les discours politiques et les interviews à </w:t>
      </w:r>
      <w:r w:rsidRPr="23161FA7">
        <w:rPr>
          <w:rFonts w:asciiTheme="minorHAnsi" w:hAnsiTheme="minorHAnsi" w:cstheme="minorBidi"/>
          <w:lang w:val="it-IT"/>
        </w:rPr>
        <w:t>l'arriè</w:t>
      </w:r>
      <w:r w:rsidRPr="23161FA7">
        <w:rPr>
          <w:rFonts w:asciiTheme="minorHAnsi" w:hAnsiTheme="minorHAnsi" w:cstheme="minorBidi"/>
        </w:rPr>
        <w:t>re-plan. Cette lacune souligne le potentiel d'une approche innovante utilisant des technologies d'intelligence artificielle pour analyser systématiquement et en profondeur ces discours.</w:t>
      </w:r>
    </w:p>
    <w:p w14:paraId="76380A44" w14:textId="77777777" w:rsidR="00F53208" w:rsidRPr="0095005B" w:rsidRDefault="00F53208" w:rsidP="23161FA7">
      <w:pPr>
        <w:pStyle w:val="Body"/>
        <w:jc w:val="both"/>
        <w:rPr>
          <w:rFonts w:asciiTheme="minorHAnsi" w:hAnsiTheme="minorHAnsi" w:cstheme="minorBidi"/>
        </w:rPr>
      </w:pPr>
    </w:p>
    <w:p w14:paraId="5EEEC4BE" w14:textId="77777777" w:rsidR="00F53208" w:rsidRPr="0095005B" w:rsidRDefault="00F53208" w:rsidP="23161FA7">
      <w:pPr>
        <w:pStyle w:val="Body"/>
        <w:jc w:val="both"/>
        <w:rPr>
          <w:rFonts w:asciiTheme="minorHAnsi" w:hAnsiTheme="minorHAnsi" w:cstheme="minorBidi"/>
        </w:rPr>
      </w:pPr>
      <w:r w:rsidRPr="23161FA7">
        <w:rPr>
          <w:rFonts w:asciiTheme="minorHAnsi" w:hAnsiTheme="minorHAnsi" w:cstheme="minorBidi"/>
        </w:rPr>
        <w:t xml:space="preserve">Dans le contexte technico-fonctionnel actuel, l'automatisation de l'analyse politique est encore à ses balbutiements. Des initiatives prometteuses émergent, mais la plupart des outils existants se concentrent sur des aspects limités de l'analyse, laissant de nombreux besoins non satisfaits. Il est crucial de reconnaître que notre projet s'inscrit dans un </w:t>
      </w:r>
      <w:proofErr w:type="spellStart"/>
      <w:r w:rsidRPr="23161FA7">
        <w:rPr>
          <w:rFonts w:asciiTheme="minorHAnsi" w:hAnsiTheme="minorHAnsi" w:cstheme="minorBidi"/>
        </w:rPr>
        <w:t>écosyst</w:t>
      </w:r>
      <w:proofErr w:type="spellEnd"/>
      <w:r w:rsidRPr="23161FA7">
        <w:rPr>
          <w:rFonts w:asciiTheme="minorHAnsi" w:hAnsiTheme="minorHAnsi" w:cstheme="minorBidi"/>
          <w:lang w:val="it-IT"/>
        </w:rPr>
        <w:t>è</w:t>
      </w:r>
      <w:r w:rsidRPr="23161FA7">
        <w:rPr>
          <w:rFonts w:asciiTheme="minorHAnsi" w:hAnsiTheme="minorHAnsi" w:cstheme="minorBidi"/>
        </w:rPr>
        <w:t>me o</w:t>
      </w:r>
      <w:r w:rsidRPr="23161FA7">
        <w:rPr>
          <w:rFonts w:asciiTheme="minorHAnsi" w:hAnsiTheme="minorHAnsi" w:cstheme="minorBidi"/>
          <w:lang w:val="it-IT"/>
        </w:rPr>
        <w:t xml:space="preserve">ù </w:t>
      </w:r>
      <w:r w:rsidRPr="23161FA7">
        <w:rPr>
          <w:rFonts w:asciiTheme="minorHAnsi" w:hAnsiTheme="minorHAnsi" w:cstheme="minorBidi"/>
        </w:rPr>
        <w:t>l'automatisation de l'analyse politique est encore en phase de développement, offrant ainsi une opportunité unique de contribuer à son avancement et à son enrichissement.</w:t>
      </w:r>
    </w:p>
    <w:p w14:paraId="08FE988D" w14:textId="77777777" w:rsidR="00F53208" w:rsidRPr="0095005B" w:rsidRDefault="00F53208" w:rsidP="00F53208">
      <w:pPr>
        <w:pStyle w:val="Body"/>
        <w:rPr>
          <w:rFonts w:asciiTheme="minorHAnsi" w:hAnsiTheme="minorHAnsi" w:cstheme="minorHAnsi"/>
        </w:rPr>
      </w:pPr>
    </w:p>
    <w:p w14:paraId="2A2EFF70" w14:textId="77777777" w:rsidR="00F53208" w:rsidRPr="0095005B" w:rsidRDefault="00F53208" w:rsidP="0D30C6A9">
      <w:pPr>
        <w:pStyle w:val="Titresouspartie"/>
        <w:numPr>
          <w:ilvl w:val="0"/>
          <w:numId w:val="0"/>
        </w:numPr>
        <w:rPr>
          <w:rFonts w:asciiTheme="minorHAnsi" w:hAnsiTheme="minorHAnsi" w:cstheme="minorHAnsi"/>
        </w:rPr>
      </w:pPr>
      <w:r w:rsidRPr="0095005B">
        <w:rPr>
          <w:rFonts w:asciiTheme="minorHAnsi" w:hAnsiTheme="minorHAnsi" w:cstheme="minorHAnsi"/>
        </w:rPr>
        <w:t xml:space="preserve">Positionnement dans le Marché </w:t>
      </w:r>
      <w:r w:rsidRPr="0095005B">
        <w:rPr>
          <w:rFonts w:asciiTheme="minorHAnsi" w:hAnsiTheme="minorHAnsi" w:cstheme="minorHAnsi"/>
          <w:lang w:val="nl-NL"/>
        </w:rPr>
        <w:t xml:space="preserve">et </w:t>
      </w:r>
      <w:r w:rsidRPr="0095005B">
        <w:rPr>
          <w:rFonts w:asciiTheme="minorHAnsi" w:hAnsiTheme="minorHAnsi" w:cstheme="minorHAnsi"/>
        </w:rPr>
        <w:t>État de l'Art</w:t>
      </w:r>
    </w:p>
    <w:p w14:paraId="680A3796" w14:textId="77777777" w:rsidR="00F53208" w:rsidRPr="0095005B" w:rsidRDefault="00F53208" w:rsidP="00F53208">
      <w:pPr>
        <w:pStyle w:val="Body"/>
        <w:rPr>
          <w:rFonts w:asciiTheme="minorHAnsi" w:hAnsiTheme="minorHAnsi" w:cstheme="minorHAnsi"/>
        </w:rPr>
      </w:pPr>
    </w:p>
    <w:p w14:paraId="6B0375C4" w14:textId="77777777" w:rsidR="00F53208" w:rsidRPr="0095005B" w:rsidRDefault="00F53208" w:rsidP="006D18EF">
      <w:pPr>
        <w:pStyle w:val="Body"/>
        <w:ind w:firstLine="708"/>
        <w:rPr>
          <w:rFonts w:asciiTheme="minorHAnsi" w:hAnsiTheme="minorHAnsi" w:cstheme="minorHAnsi"/>
        </w:rPr>
      </w:pPr>
      <w:r w:rsidRPr="0095005B">
        <w:rPr>
          <w:rFonts w:asciiTheme="minorHAnsi" w:hAnsiTheme="minorHAnsi" w:cstheme="minorHAnsi"/>
        </w:rPr>
        <w:t xml:space="preserve">L'analyse automatique des débats politiques en France est un domaine en évolution. Bien que des outils similaires existent, tels que </w:t>
      </w:r>
      <w:proofErr w:type="spellStart"/>
      <w:r w:rsidRPr="0095005B">
        <w:rPr>
          <w:rFonts w:asciiTheme="minorHAnsi" w:hAnsiTheme="minorHAnsi" w:cstheme="minorHAnsi"/>
        </w:rPr>
        <w:t>DISPUTool</w:t>
      </w:r>
      <w:proofErr w:type="spellEnd"/>
      <w:r w:rsidRPr="0095005B">
        <w:rPr>
          <w:rFonts w:asciiTheme="minorHAnsi" w:hAnsiTheme="minorHAnsi" w:cstheme="minorHAnsi"/>
        </w:rPr>
        <w:t xml:space="preserve"> aux États-Unis, leur adaptation au contexte politique français demeure un défi. Notre projet se distingue par sa focalisation sur le paysage politique français, offrant une approche spécifique et adaptée aux besoins du public </w:t>
      </w:r>
      <w:proofErr w:type="spellStart"/>
      <w:r w:rsidRPr="0095005B">
        <w:rPr>
          <w:rFonts w:asciiTheme="minorHAnsi" w:hAnsiTheme="minorHAnsi" w:cstheme="minorHAnsi"/>
        </w:rPr>
        <w:t>franç</w:t>
      </w:r>
      <w:proofErr w:type="spellEnd"/>
      <w:r w:rsidRPr="0095005B">
        <w:rPr>
          <w:rFonts w:asciiTheme="minorHAnsi" w:hAnsiTheme="minorHAnsi" w:cstheme="minorHAnsi"/>
          <w:lang w:val="pt-PT"/>
        </w:rPr>
        <w:t>ais.</w:t>
      </w:r>
    </w:p>
    <w:p w14:paraId="7EC9DF34" w14:textId="77777777" w:rsidR="00F53208" w:rsidRPr="0095005B" w:rsidRDefault="00F53208" w:rsidP="00F53208">
      <w:pPr>
        <w:pStyle w:val="Body"/>
        <w:rPr>
          <w:rFonts w:asciiTheme="minorHAnsi" w:hAnsiTheme="minorHAnsi" w:cstheme="minorHAnsi"/>
        </w:rPr>
      </w:pPr>
    </w:p>
    <w:p w14:paraId="2184C999" w14:textId="77777777" w:rsidR="00F53208" w:rsidRPr="0095005B" w:rsidRDefault="00F53208" w:rsidP="00F53208">
      <w:pPr>
        <w:pStyle w:val="Body"/>
        <w:rPr>
          <w:rFonts w:asciiTheme="minorHAnsi" w:hAnsiTheme="minorHAnsi" w:cstheme="minorHAnsi"/>
        </w:rPr>
      </w:pPr>
      <w:r w:rsidRPr="0095005B">
        <w:rPr>
          <w:rFonts w:asciiTheme="minorHAnsi" w:hAnsiTheme="minorHAnsi" w:cstheme="minorHAnsi"/>
        </w:rPr>
        <w:t>Dans un marché o</w:t>
      </w:r>
      <w:r w:rsidRPr="0095005B">
        <w:rPr>
          <w:rFonts w:asciiTheme="minorHAnsi" w:hAnsiTheme="minorHAnsi" w:cstheme="minorHAnsi"/>
          <w:lang w:val="it-IT"/>
        </w:rPr>
        <w:t xml:space="preserve">ù </w:t>
      </w:r>
      <w:r w:rsidRPr="0095005B">
        <w:rPr>
          <w:rFonts w:asciiTheme="minorHAnsi" w:hAnsiTheme="minorHAnsi" w:cstheme="minorHAnsi"/>
        </w:rPr>
        <w:t xml:space="preserve">la demande pour des analyses politiques automatisées est croissante, notre projet s'inscrit comme une réponse pertinente aux attentes des acteurs politiques et de la société civile. Il offre une perspective unique et une valeur ajoutée grâce à notre engagement spécifique dans le contexte politique </w:t>
      </w:r>
      <w:proofErr w:type="spellStart"/>
      <w:r w:rsidRPr="0095005B">
        <w:rPr>
          <w:rFonts w:asciiTheme="minorHAnsi" w:hAnsiTheme="minorHAnsi" w:cstheme="minorHAnsi"/>
        </w:rPr>
        <w:t>franç</w:t>
      </w:r>
      <w:proofErr w:type="spellEnd"/>
      <w:r w:rsidRPr="0095005B">
        <w:rPr>
          <w:rFonts w:asciiTheme="minorHAnsi" w:hAnsiTheme="minorHAnsi" w:cstheme="minorHAnsi"/>
          <w:lang w:val="pt-PT"/>
        </w:rPr>
        <w:t>ais.</w:t>
      </w:r>
    </w:p>
    <w:p w14:paraId="7E36C839" w14:textId="77777777" w:rsidR="00F53208" w:rsidRDefault="00F53208" w:rsidP="00F53208">
      <w:pPr>
        <w:pStyle w:val="Body"/>
      </w:pPr>
    </w:p>
    <w:p w14:paraId="16AC2427" w14:textId="6F81AE5F" w:rsidR="00F53208" w:rsidRPr="0095005B" w:rsidRDefault="00F53208" w:rsidP="626A16A7">
      <w:pPr>
        <w:pStyle w:val="Titre1"/>
        <w:ind w:left="0" w:firstLine="0"/>
        <w:rPr>
          <w:rFonts w:asciiTheme="minorHAnsi" w:eastAsia="Calibri Light" w:hAnsiTheme="minorHAnsi" w:cstheme="minorBidi"/>
        </w:rPr>
      </w:pPr>
      <w:r w:rsidRPr="626A16A7">
        <w:rPr>
          <w:rFonts w:asciiTheme="minorHAnsi" w:eastAsia="Calibri Light" w:hAnsiTheme="minorHAnsi" w:cstheme="minorBidi"/>
        </w:rPr>
        <w:lastRenderedPageBreak/>
        <w:t>Enjeux</w:t>
      </w:r>
    </w:p>
    <w:p w14:paraId="64F39FF1" w14:textId="77777777" w:rsidR="00F53208" w:rsidRPr="0095005B" w:rsidRDefault="00F53208" w:rsidP="00F53208">
      <w:pPr>
        <w:pStyle w:val="Body"/>
        <w:rPr>
          <w:rFonts w:asciiTheme="minorHAnsi" w:hAnsiTheme="minorHAnsi" w:cstheme="minorHAnsi"/>
        </w:rPr>
      </w:pPr>
    </w:p>
    <w:p w14:paraId="714BCE18" w14:textId="77777777" w:rsidR="00F53208" w:rsidRPr="0095005B" w:rsidRDefault="00F53208" w:rsidP="006D18EF">
      <w:pPr>
        <w:pStyle w:val="Body"/>
        <w:ind w:firstLine="708"/>
        <w:jc w:val="both"/>
        <w:rPr>
          <w:rFonts w:asciiTheme="minorHAnsi" w:hAnsiTheme="minorHAnsi" w:cstheme="minorBidi"/>
        </w:rPr>
      </w:pPr>
      <w:r w:rsidRPr="76110CE9">
        <w:rPr>
          <w:rFonts w:asciiTheme="minorHAnsi" w:hAnsiTheme="minorHAnsi" w:cstheme="minorBidi"/>
        </w:rPr>
        <w:t>Notre projet vise à ouvrir la voie à une démocratie plus participative en permettant une analyse approfondie des discours politiques. Il s'agit de décoder le langage du pouvoir politique pour une compréhension plus éclairée des enjeux politiques. En fournissant des outils et des analyses accessibles, notre projet cherche à responsabiliser les citoyens et à encourager un engagement politique plus informé.</w:t>
      </w:r>
    </w:p>
    <w:p w14:paraId="042E5DFE" w14:textId="77777777" w:rsidR="00F53208" w:rsidRPr="0095005B" w:rsidRDefault="00F53208" w:rsidP="76110CE9">
      <w:pPr>
        <w:pStyle w:val="Body"/>
        <w:jc w:val="both"/>
        <w:rPr>
          <w:rFonts w:asciiTheme="minorHAnsi" w:hAnsiTheme="minorHAnsi" w:cstheme="minorBidi"/>
        </w:rPr>
      </w:pPr>
    </w:p>
    <w:p w14:paraId="01D882B7" w14:textId="77777777" w:rsidR="00F53208" w:rsidRPr="0095005B" w:rsidRDefault="00F53208" w:rsidP="76110CE9">
      <w:pPr>
        <w:pStyle w:val="Titresouspartie"/>
        <w:numPr>
          <w:ilvl w:val="0"/>
          <w:numId w:val="0"/>
        </w:numPr>
        <w:jc w:val="both"/>
        <w:rPr>
          <w:rFonts w:asciiTheme="minorHAnsi" w:hAnsiTheme="minorHAnsi" w:cstheme="minorBidi"/>
        </w:rPr>
      </w:pPr>
      <w:r w:rsidRPr="76110CE9">
        <w:rPr>
          <w:rFonts w:asciiTheme="minorHAnsi" w:hAnsiTheme="minorHAnsi" w:cstheme="minorBidi"/>
        </w:rPr>
        <w:t>Concurrence et Opportunités</w:t>
      </w:r>
    </w:p>
    <w:p w14:paraId="6A1B44C0" w14:textId="77777777" w:rsidR="00F53208" w:rsidRPr="0095005B" w:rsidRDefault="00F53208" w:rsidP="76110CE9">
      <w:pPr>
        <w:pStyle w:val="Body"/>
        <w:jc w:val="both"/>
        <w:rPr>
          <w:rFonts w:asciiTheme="minorHAnsi" w:hAnsiTheme="minorHAnsi" w:cstheme="minorBidi"/>
        </w:rPr>
      </w:pPr>
    </w:p>
    <w:p w14:paraId="33296247" w14:textId="763AC359" w:rsidR="00F53208" w:rsidRPr="0095005B" w:rsidRDefault="00F53208" w:rsidP="006D18EF">
      <w:pPr>
        <w:pStyle w:val="Body"/>
        <w:ind w:firstLine="708"/>
        <w:jc w:val="both"/>
        <w:rPr>
          <w:rFonts w:asciiTheme="minorHAnsi" w:hAnsiTheme="minorHAnsi" w:cstheme="minorBidi"/>
        </w:rPr>
      </w:pPr>
      <w:proofErr w:type="spellStart"/>
      <w:r w:rsidRPr="76110CE9">
        <w:rPr>
          <w:rFonts w:asciiTheme="minorHAnsi" w:hAnsiTheme="minorHAnsi" w:cstheme="minorBidi"/>
        </w:rPr>
        <w:t>DISPUTool</w:t>
      </w:r>
      <w:proofErr w:type="spellEnd"/>
      <w:r w:rsidRPr="76110CE9">
        <w:rPr>
          <w:rFonts w:asciiTheme="minorHAnsi" w:hAnsiTheme="minorHAnsi" w:cstheme="minorBidi"/>
        </w:rPr>
        <w:t>, notre principal concurrent, s'intéresse également aux débats politiques français. Cependant, notre projet offre une perspective unique grâce à notre engagement spécifique dans le contexte politique français. Cette concurrence souligne l'importance et la pertinence de notre initiative dans un paysage politique en évolution constante.</w:t>
      </w:r>
    </w:p>
    <w:p w14:paraId="55AC172E" w14:textId="77777777" w:rsidR="00F53208" w:rsidRPr="0095005B" w:rsidRDefault="00F53208" w:rsidP="76110CE9">
      <w:pPr>
        <w:pStyle w:val="Body"/>
        <w:jc w:val="both"/>
        <w:rPr>
          <w:rFonts w:asciiTheme="minorHAnsi" w:hAnsiTheme="minorHAnsi" w:cstheme="minorBidi"/>
        </w:rPr>
      </w:pPr>
    </w:p>
    <w:p w14:paraId="4602344D" w14:textId="476534F4" w:rsidR="00F53208" w:rsidRPr="0095005B" w:rsidRDefault="00F53208" w:rsidP="76110CE9">
      <w:pPr>
        <w:pStyle w:val="Body"/>
        <w:jc w:val="both"/>
        <w:rPr>
          <w:rFonts w:asciiTheme="minorHAnsi" w:hAnsiTheme="minorHAnsi" w:cstheme="minorBidi"/>
        </w:rPr>
      </w:pPr>
      <w:r w:rsidRPr="76110CE9">
        <w:rPr>
          <w:rFonts w:asciiTheme="minorHAnsi" w:hAnsiTheme="minorHAnsi" w:cstheme="minorBidi"/>
        </w:rPr>
        <w:t xml:space="preserve">En capitalisant sur nos forces et en tirant parti des opportunités émergentes, nous sommes bien positionnés pour apporter une contribution significative à l'analyse politique automatisée en France. Notre projet aspire à être un catalyseur de changement dans la </w:t>
      </w:r>
      <w:proofErr w:type="spellStart"/>
      <w:r w:rsidRPr="76110CE9">
        <w:rPr>
          <w:rFonts w:asciiTheme="minorHAnsi" w:hAnsiTheme="minorHAnsi" w:cstheme="minorBidi"/>
        </w:rPr>
        <w:t>mani</w:t>
      </w:r>
      <w:proofErr w:type="spellEnd"/>
      <w:r w:rsidRPr="76110CE9">
        <w:rPr>
          <w:rFonts w:asciiTheme="minorHAnsi" w:hAnsiTheme="minorHAnsi" w:cstheme="minorBidi"/>
          <w:lang w:val="it-IT"/>
        </w:rPr>
        <w:t>è</w:t>
      </w:r>
      <w:r w:rsidRPr="76110CE9">
        <w:rPr>
          <w:rFonts w:asciiTheme="minorHAnsi" w:hAnsiTheme="minorHAnsi" w:cstheme="minorBidi"/>
        </w:rPr>
        <w:t>re dont nous comprenons et engageons avec la politique, ouvrant ainsi la voie à une démocratie plus participative et inclusive.</w:t>
      </w:r>
    </w:p>
    <w:p w14:paraId="5D9D39B9" w14:textId="2D999FA0" w:rsidR="00F53208" w:rsidRPr="0095005B" w:rsidRDefault="00F53208" w:rsidP="76110CE9">
      <w:pPr>
        <w:pStyle w:val="Body"/>
        <w:jc w:val="both"/>
        <w:rPr>
          <w:rFonts w:asciiTheme="minorHAnsi" w:hAnsiTheme="minorHAnsi" w:cstheme="minorBidi"/>
        </w:rPr>
      </w:pPr>
    </w:p>
    <w:p w14:paraId="73BC608B" w14:textId="025D2D03" w:rsidR="00F53208" w:rsidRPr="0095005B" w:rsidRDefault="00F53208" w:rsidP="76110CE9">
      <w:pPr>
        <w:pStyle w:val="Body"/>
        <w:jc w:val="both"/>
        <w:rPr>
          <w:rFonts w:asciiTheme="minorHAnsi" w:hAnsiTheme="minorHAnsi" w:cstheme="minorBidi"/>
        </w:rPr>
      </w:pPr>
    </w:p>
    <w:p w14:paraId="1CD0BBBE" w14:textId="2D60209F" w:rsidR="00F53208" w:rsidRPr="0095005B" w:rsidRDefault="00F53208" w:rsidP="76110CE9">
      <w:pPr>
        <w:pStyle w:val="Body"/>
        <w:jc w:val="both"/>
        <w:rPr>
          <w:rFonts w:asciiTheme="minorHAnsi" w:hAnsiTheme="minorHAnsi" w:cstheme="minorBidi"/>
        </w:rPr>
      </w:pPr>
      <w:r w:rsidRPr="76110CE9">
        <w:rPr>
          <w:rFonts w:asciiTheme="minorHAnsi" w:hAnsiTheme="minorHAnsi" w:cstheme="minorBidi"/>
        </w:rPr>
        <w:t xml:space="preserve">En résumé, notre projet représente une avancée significative </w:t>
      </w:r>
      <w:r w:rsidRPr="23161FA7">
        <w:rPr>
          <w:rFonts w:asciiTheme="minorHAnsi" w:hAnsiTheme="minorHAnsi" w:cstheme="minorBidi"/>
        </w:rPr>
        <w:t>dans</w:t>
      </w:r>
      <w:r w:rsidRPr="76110CE9">
        <w:rPr>
          <w:rFonts w:asciiTheme="minorHAnsi" w:hAnsiTheme="minorHAnsi" w:cstheme="minorBidi"/>
        </w:rPr>
        <w:t xml:space="preserve"> le domaine de l'analyse politique en France. En répondant aux besoins d'une démocratie plus participative et en relevant le défi de la concurrence avec des outils déjà établis, nous aspirons à être des pionniers dans le domaine de l'analyse politique automatisée en France.</w:t>
      </w:r>
      <w:r w:rsidR="007B5341" w:rsidRPr="007B5341">
        <w:rPr>
          <w:rFonts w:ascii="Calibri" w:eastAsia="Calibri" w:hAnsi="Calibri" w:cs="Times New Roman"/>
          <w:noProof/>
          <w:color w:val="auto"/>
          <w:sz w:val="20"/>
          <w:lang w:eastAsia="en-US"/>
          <w14:textOutline w14:w="0" w14:cap="rnd" w14:cmpd="sng" w14:algn="ctr">
            <w14:noFill/>
            <w14:prstDash w14:val="solid"/>
            <w14:bevel/>
          </w14:textOutline>
        </w:rPr>
        <w:t xml:space="preserve"> </w:t>
      </w:r>
    </w:p>
    <w:p w14:paraId="0EBF3C9F" w14:textId="0A2ADBDC" w:rsidR="00F53208" w:rsidRPr="0095005B" w:rsidRDefault="00F53208" w:rsidP="76110CE9">
      <w:pPr>
        <w:pStyle w:val="Body"/>
        <w:jc w:val="both"/>
        <w:rPr>
          <w:rFonts w:asciiTheme="minorHAnsi" w:hAnsiTheme="minorHAnsi" w:cstheme="minorBidi"/>
        </w:rPr>
      </w:pPr>
    </w:p>
    <w:p w14:paraId="59855602" w14:textId="179F2C2B" w:rsidR="00F53208" w:rsidRPr="0095005B" w:rsidRDefault="00F53208" w:rsidP="76110CE9">
      <w:pPr>
        <w:pStyle w:val="Body"/>
        <w:jc w:val="both"/>
        <w:rPr>
          <w:rFonts w:asciiTheme="minorHAnsi" w:hAnsiTheme="minorHAnsi" w:cstheme="minorBidi"/>
        </w:rPr>
      </w:pPr>
    </w:p>
    <w:p w14:paraId="6B41780B" w14:textId="1903AB77" w:rsidR="00F53208" w:rsidRPr="0095005B" w:rsidRDefault="00F53208" w:rsidP="76110CE9">
      <w:pPr>
        <w:pStyle w:val="Body"/>
        <w:jc w:val="both"/>
        <w:rPr>
          <w:rFonts w:asciiTheme="minorHAnsi" w:hAnsiTheme="minorHAnsi" w:cstheme="minorBidi"/>
        </w:rPr>
      </w:pPr>
    </w:p>
    <w:p w14:paraId="49A73EB9" w14:textId="052BBD5E" w:rsidR="00F53208" w:rsidRPr="0095005B" w:rsidRDefault="00F53208" w:rsidP="76110CE9">
      <w:pPr>
        <w:pStyle w:val="Titresouspartie"/>
        <w:numPr>
          <w:ilvl w:val="0"/>
          <w:numId w:val="0"/>
        </w:numPr>
        <w:jc w:val="both"/>
        <w:rPr>
          <w:rFonts w:asciiTheme="minorHAnsi" w:hAnsiTheme="minorHAnsi" w:cstheme="minorBidi"/>
        </w:rPr>
      </w:pPr>
      <w:r w:rsidRPr="76110CE9">
        <w:rPr>
          <w:rFonts w:asciiTheme="minorHAnsi" w:hAnsiTheme="minorHAnsi" w:cstheme="minorBidi"/>
        </w:rPr>
        <w:t>Fonctions et Contributions des Acteurs</w:t>
      </w:r>
    </w:p>
    <w:p w14:paraId="301E1B72" w14:textId="18CCA7B3" w:rsidR="00F53208" w:rsidRPr="0095005B" w:rsidRDefault="00F53208" w:rsidP="76110CE9">
      <w:pPr>
        <w:pStyle w:val="Body"/>
        <w:jc w:val="both"/>
        <w:rPr>
          <w:rFonts w:asciiTheme="minorHAnsi" w:hAnsiTheme="minorHAnsi" w:cstheme="minorBidi"/>
        </w:rPr>
      </w:pPr>
    </w:p>
    <w:p w14:paraId="0E0FAEE5" w14:textId="1F573AE0" w:rsidR="00F53208" w:rsidRPr="0095005B" w:rsidRDefault="00F53208" w:rsidP="76110CE9">
      <w:pPr>
        <w:pStyle w:val="Body"/>
        <w:jc w:val="both"/>
        <w:rPr>
          <w:rFonts w:asciiTheme="minorHAnsi" w:hAnsiTheme="minorHAnsi" w:cstheme="minorBidi"/>
        </w:rPr>
      </w:pPr>
    </w:p>
    <w:p w14:paraId="0AB54FCD" w14:textId="090D121D" w:rsidR="00F53208" w:rsidRPr="0095005B" w:rsidRDefault="00F53208" w:rsidP="006D18EF">
      <w:pPr>
        <w:pStyle w:val="Body"/>
        <w:ind w:firstLine="708"/>
        <w:jc w:val="both"/>
        <w:rPr>
          <w:rFonts w:asciiTheme="minorHAnsi" w:hAnsiTheme="minorHAnsi" w:cstheme="minorBidi"/>
        </w:rPr>
      </w:pPr>
      <w:r w:rsidRPr="76110CE9">
        <w:rPr>
          <w:rFonts w:asciiTheme="minorHAnsi" w:hAnsiTheme="minorHAnsi" w:cstheme="minorBidi"/>
        </w:rPr>
        <w:t xml:space="preserve">Dans cette section, nous mettons en </w:t>
      </w:r>
      <w:proofErr w:type="spellStart"/>
      <w:r w:rsidRPr="76110CE9">
        <w:rPr>
          <w:rFonts w:asciiTheme="minorHAnsi" w:hAnsiTheme="minorHAnsi" w:cstheme="minorBidi"/>
        </w:rPr>
        <w:t>lumi</w:t>
      </w:r>
      <w:proofErr w:type="spellEnd"/>
      <w:r w:rsidRPr="76110CE9">
        <w:rPr>
          <w:rFonts w:asciiTheme="minorHAnsi" w:hAnsiTheme="minorHAnsi" w:cstheme="minorBidi"/>
          <w:lang w:val="it-IT"/>
        </w:rPr>
        <w:t>è</w:t>
      </w:r>
      <w:r w:rsidRPr="76110CE9">
        <w:rPr>
          <w:rFonts w:asciiTheme="minorHAnsi" w:hAnsiTheme="minorHAnsi" w:cstheme="minorBidi"/>
        </w:rPr>
        <w:t>re notre rôle essentiel dans le développement du projet ainsi que nos contributions spécifiques à sa réalisation.</w:t>
      </w:r>
    </w:p>
    <w:p w14:paraId="68C31F52" w14:textId="0EC7F069" w:rsidR="00F53208" w:rsidRPr="0095005B" w:rsidRDefault="00F53208" w:rsidP="76110CE9">
      <w:pPr>
        <w:pStyle w:val="Body"/>
        <w:jc w:val="both"/>
        <w:rPr>
          <w:rFonts w:asciiTheme="minorHAnsi" w:hAnsiTheme="minorHAnsi" w:cstheme="minorBidi"/>
        </w:rPr>
      </w:pPr>
    </w:p>
    <w:p w14:paraId="2095814E" w14:textId="23104F20" w:rsidR="00F53208" w:rsidRPr="0095005B" w:rsidRDefault="00F53208" w:rsidP="76110CE9">
      <w:pPr>
        <w:pStyle w:val="Body"/>
        <w:jc w:val="both"/>
        <w:rPr>
          <w:rFonts w:asciiTheme="minorHAnsi" w:hAnsiTheme="minorHAnsi" w:cstheme="minorBidi"/>
          <w:b/>
        </w:rPr>
      </w:pPr>
      <w:r w:rsidRPr="76110CE9">
        <w:rPr>
          <w:rFonts w:asciiTheme="minorHAnsi" w:hAnsiTheme="minorHAnsi" w:cstheme="minorBidi"/>
          <w:b/>
        </w:rPr>
        <w:t>Notre Équipe</w:t>
      </w:r>
    </w:p>
    <w:p w14:paraId="228E521F" w14:textId="71E1286E" w:rsidR="00F53208" w:rsidRPr="0095005B" w:rsidRDefault="00F53208" w:rsidP="76110CE9">
      <w:pPr>
        <w:pStyle w:val="Body"/>
        <w:jc w:val="both"/>
        <w:rPr>
          <w:rFonts w:asciiTheme="minorHAnsi" w:hAnsiTheme="minorHAnsi" w:cstheme="minorBidi"/>
        </w:rPr>
      </w:pPr>
    </w:p>
    <w:p w14:paraId="48F13F5C" w14:textId="5AAD01B8" w:rsidR="00F53208" w:rsidRPr="0095005B" w:rsidRDefault="00F53208" w:rsidP="76110CE9">
      <w:pPr>
        <w:pStyle w:val="Body"/>
        <w:jc w:val="both"/>
        <w:rPr>
          <w:rFonts w:asciiTheme="minorHAnsi" w:hAnsiTheme="minorHAnsi" w:cstheme="minorBidi"/>
        </w:rPr>
      </w:pPr>
      <w:r w:rsidRPr="76110CE9">
        <w:rPr>
          <w:rFonts w:asciiTheme="minorHAnsi" w:hAnsiTheme="minorHAnsi" w:cstheme="minorBidi"/>
        </w:rPr>
        <w:t>Nous formons une équipe dynamique de cinq étudiants-ingénieurs en Master 2 spécialisés en Data Science. Chacun d'entre nous apporte une expertise distincte et complémentaire, ce qui enrichit notre collaboration et renforce notre capacité à relever les défis du projet.</w:t>
      </w:r>
    </w:p>
    <w:p w14:paraId="72982620" w14:textId="1A15331E" w:rsidR="0D30C6A9" w:rsidRPr="0095005B" w:rsidRDefault="0D30C6A9" w:rsidP="76110CE9">
      <w:pPr>
        <w:pStyle w:val="Body"/>
        <w:jc w:val="both"/>
        <w:rPr>
          <w:rFonts w:asciiTheme="minorHAnsi" w:hAnsiTheme="minorHAnsi" w:cstheme="minorBidi"/>
        </w:rPr>
      </w:pPr>
    </w:p>
    <w:p w14:paraId="4961C96E" w14:textId="04790512" w:rsidR="00DE562D" w:rsidRPr="0095005B" w:rsidRDefault="00DE562D" w:rsidP="3691792D">
      <w:pPr>
        <w:pStyle w:val="Body"/>
        <w:jc w:val="both"/>
        <w:rPr>
          <w:rFonts w:asciiTheme="minorHAnsi" w:hAnsiTheme="minorHAnsi" w:cstheme="minorBidi"/>
        </w:rPr>
      </w:pPr>
    </w:p>
    <w:p w14:paraId="309A178C" w14:textId="77777777" w:rsidR="006857F3" w:rsidRDefault="006857F3">
      <w:pPr>
        <w:spacing w:after="0" w:line="240" w:lineRule="auto"/>
        <w:rPr>
          <w:rFonts w:asciiTheme="minorHAnsi" w:eastAsia="Arial Unicode MS" w:hAnsiTheme="minorHAnsi" w:cstheme="minorHAnsi"/>
          <w:b/>
          <w:color w:val="000000"/>
          <w:sz w:val="22"/>
          <w:lang w:eastAsia="en-GB"/>
          <w14:textOutline w14:w="0" w14:cap="flat" w14:cmpd="sng" w14:algn="ctr">
            <w14:noFill/>
            <w14:prstDash w14:val="solid"/>
            <w14:bevel/>
          </w14:textOutline>
        </w:rPr>
      </w:pPr>
      <w:r>
        <w:rPr>
          <w:rFonts w:asciiTheme="minorHAnsi" w:hAnsiTheme="minorHAnsi" w:cstheme="minorHAnsi"/>
          <w:b/>
        </w:rPr>
        <w:br w:type="page"/>
      </w:r>
    </w:p>
    <w:p w14:paraId="4AE35E80" w14:textId="5C25C8ED" w:rsidR="00F53208" w:rsidRPr="0095005B" w:rsidRDefault="00F53208" w:rsidP="00F53208">
      <w:pPr>
        <w:pStyle w:val="Body"/>
        <w:rPr>
          <w:rFonts w:asciiTheme="minorHAnsi" w:hAnsiTheme="minorHAnsi" w:cstheme="minorHAnsi"/>
          <w:b/>
        </w:rPr>
      </w:pPr>
      <w:r w:rsidRPr="0095005B">
        <w:rPr>
          <w:rFonts w:asciiTheme="minorHAnsi" w:hAnsiTheme="minorHAnsi" w:cstheme="minorHAnsi"/>
          <w:b/>
        </w:rPr>
        <w:lastRenderedPageBreak/>
        <w:t>Nos Contributions Individuelles</w:t>
      </w:r>
      <w:r w:rsidR="00FE00B6" w:rsidRPr="00FE00B6">
        <w:rPr>
          <w:rFonts w:ascii="Calibri" w:eastAsia="Calibri" w:hAnsi="Calibri" w:cs="Times New Roman"/>
          <w:noProof/>
          <w:color w:val="auto"/>
          <w:sz w:val="20"/>
          <w:lang w:eastAsia="en-US"/>
          <w14:textOutline w14:w="0" w14:cap="rnd" w14:cmpd="sng" w14:algn="ctr">
            <w14:noFill/>
            <w14:prstDash w14:val="solid"/>
            <w14:bevel/>
          </w14:textOutline>
        </w:rPr>
        <w:t xml:space="preserve"> </w:t>
      </w:r>
    </w:p>
    <w:p w14:paraId="0FAD3EC0" w14:textId="2A26A73B" w:rsidR="00F53208" w:rsidRPr="0095005B" w:rsidRDefault="00F53208" w:rsidP="00F53208">
      <w:pPr>
        <w:pStyle w:val="Body"/>
        <w:rPr>
          <w:rFonts w:asciiTheme="minorHAnsi" w:hAnsiTheme="minorHAnsi" w:cstheme="minorHAnsi"/>
        </w:rPr>
      </w:pPr>
    </w:p>
    <w:tbl>
      <w:tblPr>
        <w:tblStyle w:val="TableNormal1"/>
        <w:tblW w:w="10482" w:type="dxa"/>
        <w:tblInd w:w="-704"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1920"/>
        <w:gridCol w:w="2183"/>
        <w:gridCol w:w="2268"/>
        <w:gridCol w:w="2044"/>
        <w:gridCol w:w="2067"/>
      </w:tblGrid>
      <w:tr w:rsidR="006B14B5" w:rsidRPr="0095005B" w14:paraId="1B56A092" w14:textId="77777777" w:rsidTr="002F7680">
        <w:trPr>
          <w:trHeight w:val="295"/>
        </w:trPr>
        <w:tc>
          <w:tcPr>
            <w:tcW w:w="192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tcPr>
          <w:p w14:paraId="044D14F5" w14:textId="27EA45CC" w:rsidR="00F53208" w:rsidRPr="0095005B" w:rsidRDefault="00D046EA">
            <w:pPr>
              <w:rPr>
                <w:rFonts w:asciiTheme="minorHAnsi" w:hAnsiTheme="minorHAnsi" w:cstheme="minorBidi"/>
              </w:rPr>
            </w:pPr>
            <w:r>
              <w:rPr>
                <w:noProof/>
              </w:rPr>
              <w:drawing>
                <wp:inline distT="0" distB="0" distL="0" distR="0" wp14:anchorId="3748D871" wp14:editId="320360D8">
                  <wp:extent cx="1121410" cy="1495425"/>
                  <wp:effectExtent l="0" t="0" r="2540" b="9525"/>
                  <wp:docPr id="40303639" name="Image 7" descr="Profile photo of Léo Av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file photo of Léo Avr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21410" cy="1495425"/>
                          </a:xfrm>
                          <a:prstGeom prst="rect">
                            <a:avLst/>
                          </a:prstGeom>
                          <a:noFill/>
                          <a:ln>
                            <a:noFill/>
                          </a:ln>
                        </pic:spPr>
                      </pic:pic>
                    </a:graphicData>
                  </a:graphic>
                </wp:inline>
              </w:drawing>
            </w:r>
          </w:p>
        </w:tc>
        <w:tc>
          <w:tcPr>
            <w:tcW w:w="2183"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tcPr>
          <w:p w14:paraId="1C29C03D" w14:textId="5E825D94" w:rsidR="00F53208" w:rsidRPr="0095005B" w:rsidRDefault="00F53208">
            <w:r>
              <w:rPr>
                <w:noProof/>
              </w:rPr>
              <w:drawing>
                <wp:inline distT="0" distB="0" distL="0" distR="0" wp14:anchorId="0051130F" wp14:editId="4A098ED7">
                  <wp:extent cx="1208314" cy="1641467"/>
                  <wp:effectExtent l="0" t="0" r="0" b="0"/>
                  <wp:docPr id="450899977" name="Image 8" descr="Une image contenant homme, personne, complet,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2856FF8-DB32-DD4F-4167-59E4923AF2E3}"/>
                              </a:ext>
                            </a:extLst>
                          </a:blip>
                          <a:srcRect l="8855" r="12911"/>
                          <a:stretch>
                            <a:fillRect/>
                          </a:stretch>
                        </pic:blipFill>
                        <pic:spPr>
                          <a:xfrm flipH="1">
                            <a:off x="0" y="0"/>
                            <a:ext cx="1247924" cy="1695276"/>
                          </a:xfrm>
                          <a:prstGeom prst="rect">
                            <a:avLst/>
                          </a:prstGeom>
                        </pic:spPr>
                      </pic:pic>
                    </a:graphicData>
                  </a:graphic>
                </wp:inline>
              </w:drawing>
            </w:r>
          </w:p>
        </w:tc>
        <w:tc>
          <w:tcPr>
            <w:tcW w:w="226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tcPr>
          <w:p w14:paraId="38C9BF51" w14:textId="5DD24E21" w:rsidR="00F469FC" w:rsidRDefault="00BE2931">
            <w:pPr>
              <w:rPr>
                <w:rFonts w:asciiTheme="minorHAnsi" w:eastAsia="Calibri" w:hAnsiTheme="minorHAnsi" w:cstheme="minorBidi"/>
                <w:bdr w:val="none" w:sz="0" w:space="0" w:color="auto"/>
                <w:lang w:val="fr-FR"/>
              </w:rPr>
            </w:pPr>
            <w:r w:rsidRPr="00D16AFC">
              <w:rPr>
                <w:rFonts w:asciiTheme="minorHAnsi" w:hAnsiTheme="minorHAnsi" w:cstheme="minorBidi"/>
                <w:noProof/>
              </w:rPr>
              <w:drawing>
                <wp:anchor distT="0" distB="0" distL="114300" distR="114300" simplePos="0" relativeHeight="251658254" behindDoc="0" locked="0" layoutInCell="1" allowOverlap="1" wp14:anchorId="680C30E3" wp14:editId="7436D3AD">
                  <wp:simplePos x="0" y="0"/>
                  <wp:positionH relativeFrom="column">
                    <wp:posOffset>78014</wp:posOffset>
                  </wp:positionH>
                  <wp:positionV relativeFrom="paragraph">
                    <wp:posOffset>15059</wp:posOffset>
                  </wp:positionV>
                  <wp:extent cx="1155327" cy="1589314"/>
                  <wp:effectExtent l="57150" t="57150" r="45085" b="49530"/>
                  <wp:wrapNone/>
                  <wp:docPr id="2113308817" name="Image 5" descr="Une image contenant personne, homme, complet, mur&#10;&#10;Description générée automatiquement">
                    <a:extLst xmlns:a="http://schemas.openxmlformats.org/drawingml/2006/main">
                      <a:ext uri="{FF2B5EF4-FFF2-40B4-BE49-F238E27FC236}">
                        <a16:creationId xmlns:a16="http://schemas.microsoft.com/office/drawing/2014/main" id="{18ACD7E3-EA54-67E7-636C-11F34214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Une image contenant personne, homme, complet, mur&#10;&#10;Description générée automatiquement">
                            <a:extLst>
                              <a:ext uri="{FF2B5EF4-FFF2-40B4-BE49-F238E27FC236}">
                                <a16:creationId xmlns:a16="http://schemas.microsoft.com/office/drawing/2014/main" id="{18ACD7E3-EA54-67E7-636C-11F34214F492}"/>
                              </a:ext>
                            </a:extLst>
                          </pic:cNvPr>
                          <pic:cNvPicPr>
                            <a:picLocks noChangeAspect="1"/>
                          </pic:cNvPicPr>
                        </pic:nvPicPr>
                        <pic:blipFill rotWithShape="1">
                          <a:blip r:embed="rId16"/>
                          <a:srcRect l="15908" t="7070" r="16416" b="-161"/>
                          <a:stretch/>
                        </pic:blipFill>
                        <pic:spPr bwMode="auto">
                          <a:xfrm flipH="1">
                            <a:off x="0" y="0"/>
                            <a:ext cx="1164938" cy="1602536"/>
                          </a:xfrm>
                          <a:prstGeom prst="rect">
                            <a:avLst/>
                          </a:prstGeom>
                          <a:ln>
                            <a:noFill/>
                          </a:ln>
                          <a:effectLst>
                            <a:glow rad="50800">
                              <a:schemeClr val="accent1">
                                <a:alpha val="0"/>
                              </a:schemeClr>
                            </a:glow>
                            <a:outerShdw blurRad="50800" dist="88900" dir="5400000" algn="ctr" rotWithShape="0">
                              <a:srgbClr val="000000">
                                <a:alpha val="0"/>
                              </a:srgbClr>
                            </a:outerShdw>
                          </a:effectLst>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C0B7B5" w14:textId="5D20F977" w:rsidR="00F53208" w:rsidRPr="0095005B" w:rsidRDefault="00F53208">
            <w:pPr>
              <w:rPr>
                <w:rFonts w:asciiTheme="minorHAnsi" w:hAnsiTheme="minorHAnsi" w:cstheme="minorHAnsi"/>
              </w:rPr>
            </w:pPr>
          </w:p>
        </w:tc>
        <w:tc>
          <w:tcPr>
            <w:tcW w:w="204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tcPr>
          <w:p w14:paraId="64546289" w14:textId="03227C86" w:rsidR="00F53208" w:rsidRPr="0095005B" w:rsidRDefault="006A27FD">
            <w:pPr>
              <w:rPr>
                <w:rFonts w:asciiTheme="minorHAnsi" w:hAnsiTheme="minorHAnsi" w:cstheme="minorBidi"/>
              </w:rPr>
            </w:pPr>
            <w:r>
              <w:rPr>
                <w:rFonts w:asciiTheme="minorHAnsi" w:hAnsiTheme="minorHAnsi" w:cstheme="minorBidi"/>
                <w:noProof/>
              </w:rPr>
              <w:drawing>
                <wp:inline distT="0" distB="0" distL="0" distR="0" wp14:anchorId="5D0FD760" wp14:editId="32D6F15E">
                  <wp:extent cx="1196340" cy="1613535"/>
                  <wp:effectExtent l="0" t="0" r="3810" b="5715"/>
                  <wp:docPr id="28350705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7055" name="Image 283507055"/>
                          <pic:cNvPicPr/>
                        </pic:nvPicPr>
                        <pic:blipFill>
                          <a:blip r:embed="rId17"/>
                          <a:stretch>
                            <a:fillRect/>
                          </a:stretch>
                        </pic:blipFill>
                        <pic:spPr>
                          <a:xfrm>
                            <a:off x="0" y="0"/>
                            <a:ext cx="1196340" cy="1613535"/>
                          </a:xfrm>
                          <a:prstGeom prst="rect">
                            <a:avLst/>
                          </a:prstGeom>
                        </pic:spPr>
                      </pic:pic>
                    </a:graphicData>
                  </a:graphic>
                </wp:inline>
              </w:drawing>
            </w:r>
          </w:p>
        </w:tc>
        <w:tc>
          <w:tcPr>
            <w:tcW w:w="206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tcPr>
          <w:p w14:paraId="1454FC10" w14:textId="0992507B" w:rsidR="00F53208" w:rsidRPr="0095005B" w:rsidRDefault="00353E07">
            <w:pPr>
              <w:rPr>
                <w:rFonts w:asciiTheme="minorHAnsi" w:hAnsiTheme="minorHAnsi" w:cstheme="minorBidi"/>
              </w:rPr>
            </w:pPr>
            <w:r>
              <w:rPr>
                <w:noProof/>
              </w:rPr>
              <w:drawing>
                <wp:inline distT="0" distB="0" distL="0" distR="0" wp14:anchorId="30E2931E" wp14:editId="1279B37E">
                  <wp:extent cx="1082439" cy="1493520"/>
                  <wp:effectExtent l="19050" t="19050" r="22860" b="11430"/>
                  <wp:docPr id="2038495958" name="Image 1" descr="Une image contenant homme, personne, portant, comple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referRelativeResize="0"/>
                        </pic:nvPicPr>
                        <pic:blipFill>
                          <a:blip r:embed="rId1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53E2176A-E9B6-C7D5-F985-2F214C3C353D}"/>
                              </a:ext>
                            </a:extLst>
                          </a:blip>
                          <a:stretch>
                            <a:fillRect/>
                          </a:stretch>
                        </pic:blipFill>
                        <pic:spPr>
                          <a:xfrm rot="60000" flipH="1">
                            <a:off x="0" y="0"/>
                            <a:ext cx="1174801" cy="1620959"/>
                          </a:xfrm>
                          <a:prstGeom prst="rect">
                            <a:avLst/>
                          </a:prstGeom>
                          <a:effectLst>
                            <a:glow>
                              <a:schemeClr val="accent1">
                                <a:alpha val="97000"/>
                              </a:schemeClr>
                            </a:glow>
                          </a:effectLst>
                        </pic:spPr>
                      </pic:pic>
                    </a:graphicData>
                  </a:graphic>
                </wp:inline>
              </w:drawing>
            </w:r>
          </w:p>
        </w:tc>
      </w:tr>
      <w:tr w:rsidR="002F7680" w:rsidRPr="0095005B" w14:paraId="4AEC02D1" w14:textId="77777777" w:rsidTr="002F7680">
        <w:trPr>
          <w:trHeight w:val="295"/>
        </w:trPr>
        <w:tc>
          <w:tcPr>
            <w:tcW w:w="19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hideMark/>
          </w:tcPr>
          <w:p w14:paraId="655AC1B3" w14:textId="4E1B9D7D" w:rsidR="00F53208" w:rsidRPr="0095005B" w:rsidRDefault="00F53208">
            <w:pPr>
              <w:pStyle w:val="TableStyle2"/>
              <w:rPr>
                <w:rFonts w:asciiTheme="minorHAnsi" w:hAnsiTheme="minorHAnsi" w:cstheme="minorHAnsi"/>
              </w:rPr>
            </w:pPr>
            <w:r w:rsidRPr="0095005B">
              <w:rPr>
                <w:rFonts w:asciiTheme="minorHAnsi" w:eastAsia="Arial Unicode MS" w:hAnsiTheme="minorHAnsi" w:cstheme="minorHAnsi"/>
              </w:rPr>
              <w:t>Léo</w:t>
            </w:r>
          </w:p>
        </w:tc>
        <w:tc>
          <w:tcPr>
            <w:tcW w:w="218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hideMark/>
          </w:tcPr>
          <w:p w14:paraId="65C5E6DD" w14:textId="77777777" w:rsidR="00F53208" w:rsidRPr="0095005B" w:rsidRDefault="00F53208">
            <w:pPr>
              <w:pStyle w:val="TableStyle2"/>
              <w:rPr>
                <w:rFonts w:asciiTheme="minorHAnsi" w:hAnsiTheme="minorHAnsi" w:cstheme="minorHAnsi"/>
              </w:rPr>
            </w:pPr>
            <w:r w:rsidRPr="0095005B">
              <w:rPr>
                <w:rFonts w:asciiTheme="minorHAnsi" w:eastAsia="Arial Unicode MS" w:hAnsiTheme="minorHAnsi" w:cstheme="minorHAnsi"/>
              </w:rPr>
              <w:t>Julien</w:t>
            </w:r>
          </w:p>
        </w:tc>
        <w:tc>
          <w:tcPr>
            <w:tcW w:w="226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hideMark/>
          </w:tcPr>
          <w:p w14:paraId="74368945" w14:textId="40EFE8CC" w:rsidR="00F53208" w:rsidRPr="0095005B" w:rsidRDefault="00F53208">
            <w:pPr>
              <w:pStyle w:val="TableStyle2"/>
              <w:rPr>
                <w:rFonts w:asciiTheme="minorHAnsi" w:hAnsiTheme="minorHAnsi" w:cstheme="minorHAnsi"/>
              </w:rPr>
            </w:pPr>
            <w:r w:rsidRPr="0095005B">
              <w:rPr>
                <w:rFonts w:asciiTheme="minorHAnsi" w:eastAsia="Arial Unicode MS" w:hAnsiTheme="minorHAnsi" w:cstheme="minorHAnsi"/>
              </w:rPr>
              <w:t>Gabriel</w:t>
            </w:r>
          </w:p>
        </w:tc>
        <w:tc>
          <w:tcPr>
            <w:tcW w:w="204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hideMark/>
          </w:tcPr>
          <w:p w14:paraId="6B3D05DD" w14:textId="4DAB132E" w:rsidR="00F53208" w:rsidRPr="0095005B" w:rsidRDefault="00F53208">
            <w:pPr>
              <w:pStyle w:val="TableStyle2"/>
              <w:rPr>
                <w:rFonts w:asciiTheme="minorHAnsi" w:hAnsiTheme="minorHAnsi" w:cstheme="minorHAnsi"/>
              </w:rPr>
            </w:pPr>
            <w:r w:rsidRPr="0095005B">
              <w:rPr>
                <w:rFonts w:asciiTheme="minorHAnsi" w:eastAsia="Arial Unicode MS" w:hAnsiTheme="minorHAnsi" w:cstheme="minorHAnsi"/>
              </w:rPr>
              <w:t>Noah</w:t>
            </w:r>
          </w:p>
        </w:tc>
        <w:tc>
          <w:tcPr>
            <w:tcW w:w="206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5F5F5"/>
            <w:tcMar>
              <w:top w:w="80" w:type="dxa"/>
              <w:left w:w="80" w:type="dxa"/>
              <w:bottom w:w="80" w:type="dxa"/>
              <w:right w:w="80" w:type="dxa"/>
            </w:tcMar>
            <w:hideMark/>
          </w:tcPr>
          <w:p w14:paraId="1F16DB69" w14:textId="77777777" w:rsidR="00F53208" w:rsidRPr="0095005B" w:rsidRDefault="00F53208">
            <w:pPr>
              <w:pStyle w:val="TableStyle2"/>
              <w:rPr>
                <w:rFonts w:asciiTheme="minorHAnsi" w:hAnsiTheme="minorHAnsi" w:cstheme="minorHAnsi"/>
              </w:rPr>
            </w:pPr>
            <w:r w:rsidRPr="0095005B">
              <w:rPr>
                <w:rFonts w:asciiTheme="minorHAnsi" w:eastAsia="Arial Unicode MS" w:hAnsiTheme="minorHAnsi" w:cstheme="minorHAnsi"/>
              </w:rPr>
              <w:t>Shawn</w:t>
            </w:r>
          </w:p>
        </w:tc>
      </w:tr>
      <w:tr w:rsidR="006B14B5" w:rsidRPr="0095005B" w14:paraId="45E55319" w14:textId="77777777" w:rsidTr="002F7680">
        <w:trPr>
          <w:trHeight w:val="4081"/>
        </w:trPr>
        <w:tc>
          <w:tcPr>
            <w:tcW w:w="192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tcPr>
          <w:p w14:paraId="5B34E431" w14:textId="77777777" w:rsidR="00F53208" w:rsidRPr="0095005B" w:rsidRDefault="00F53208">
            <w:pPr>
              <w:pStyle w:val="Body"/>
              <w:rPr>
                <w:rFonts w:asciiTheme="minorHAnsi" w:hAnsiTheme="minorHAnsi" w:cstheme="minorHAnsi"/>
                <w:lang w:val="fr-FR"/>
              </w:rPr>
            </w:pPr>
            <w:r w:rsidRPr="0095005B">
              <w:rPr>
                <w:rFonts w:asciiTheme="minorHAnsi" w:hAnsiTheme="minorHAnsi" w:cstheme="minorHAnsi"/>
                <w:lang w:val="fr-FR"/>
              </w:rPr>
              <w:t xml:space="preserve">Chargé de la </w:t>
            </w:r>
            <w:proofErr w:type="spellStart"/>
            <w:r w:rsidRPr="0095005B">
              <w:rPr>
                <w:rFonts w:asciiTheme="minorHAnsi" w:hAnsiTheme="minorHAnsi" w:cstheme="minorHAnsi"/>
                <w:lang w:val="fr-FR"/>
              </w:rPr>
              <w:t>diarisation</w:t>
            </w:r>
            <w:proofErr w:type="spellEnd"/>
            <w:r w:rsidRPr="0095005B">
              <w:rPr>
                <w:rFonts w:asciiTheme="minorHAnsi" w:hAnsiTheme="minorHAnsi" w:cstheme="minorHAnsi"/>
                <w:lang w:val="fr-FR"/>
              </w:rPr>
              <w:t xml:space="preserve"> de locuteur, de la séparation de voix, et de la mise en place des pipelines de traitement des données. Léo veille à la structuration des enregistrements audio des débats politiques pour garantir une analyse précise.</w:t>
            </w:r>
          </w:p>
          <w:p w14:paraId="17230498" w14:textId="77777777" w:rsidR="00F53208" w:rsidRPr="0095005B" w:rsidRDefault="00F53208">
            <w:pPr>
              <w:pStyle w:val="Body"/>
              <w:rPr>
                <w:rFonts w:asciiTheme="minorHAnsi" w:hAnsiTheme="minorHAnsi" w:cstheme="minorHAnsi"/>
                <w:lang w:val="fr-FR"/>
              </w:rPr>
            </w:pPr>
          </w:p>
        </w:tc>
        <w:tc>
          <w:tcPr>
            <w:tcW w:w="2183"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hideMark/>
          </w:tcPr>
          <w:p w14:paraId="3573F810" w14:textId="77777777" w:rsidR="00F53208" w:rsidRPr="0095005B" w:rsidRDefault="00F53208">
            <w:pPr>
              <w:pStyle w:val="Body"/>
              <w:rPr>
                <w:rFonts w:asciiTheme="minorHAnsi" w:hAnsiTheme="minorHAnsi" w:cstheme="minorHAnsi"/>
                <w:lang w:val="fr-FR"/>
              </w:rPr>
            </w:pPr>
            <w:r w:rsidRPr="0095005B">
              <w:rPr>
                <w:rFonts w:asciiTheme="minorHAnsi" w:hAnsiTheme="minorHAnsi" w:cstheme="minorHAnsi"/>
                <w:lang w:val="fr-FR"/>
              </w:rPr>
              <w:t xml:space="preserve">Spécialisé dans la </w:t>
            </w:r>
            <w:proofErr w:type="spellStart"/>
            <w:r w:rsidRPr="0095005B">
              <w:rPr>
                <w:rFonts w:asciiTheme="minorHAnsi" w:hAnsiTheme="minorHAnsi" w:cstheme="minorHAnsi"/>
                <w:lang w:val="fr-FR"/>
              </w:rPr>
              <w:t>diarisation</w:t>
            </w:r>
            <w:proofErr w:type="spellEnd"/>
            <w:r w:rsidRPr="0095005B">
              <w:rPr>
                <w:rFonts w:asciiTheme="minorHAnsi" w:hAnsiTheme="minorHAnsi" w:cstheme="minorHAnsi"/>
                <w:lang w:val="fr-FR"/>
              </w:rPr>
              <w:t xml:space="preserve"> de locuteur et la transcription, Julien identifie les intervenants et transcrit leurs discours avec exactitude pour fournir des données fiables pour l'analyse politique.</w:t>
            </w:r>
          </w:p>
        </w:tc>
        <w:tc>
          <w:tcPr>
            <w:tcW w:w="226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tcPr>
          <w:p w14:paraId="3D00442C" w14:textId="01F54609" w:rsidR="00F53208" w:rsidRPr="0095005B" w:rsidRDefault="00F53208">
            <w:pPr>
              <w:pStyle w:val="Body"/>
              <w:rPr>
                <w:rFonts w:asciiTheme="minorHAnsi" w:hAnsiTheme="minorHAnsi" w:cstheme="minorBidi"/>
                <w:lang w:val="fr-FR"/>
              </w:rPr>
            </w:pPr>
            <w:r w:rsidRPr="2DCD6E7A">
              <w:rPr>
                <w:rFonts w:asciiTheme="minorHAnsi" w:hAnsiTheme="minorHAnsi" w:cstheme="minorBidi"/>
                <w:lang w:val="fr-FR"/>
              </w:rPr>
              <w:t>Responsable de l'identification de locuteur et de la gestion des pipelines de traitement des données. Gabriel développe des algorithmes pour organiser le flux de données et assurer leur traitement efficace.</w:t>
            </w:r>
          </w:p>
          <w:p w14:paraId="4E4414F7" w14:textId="77777777" w:rsidR="00F53208" w:rsidRPr="0095005B" w:rsidRDefault="00F53208">
            <w:pPr>
              <w:pStyle w:val="Body"/>
              <w:rPr>
                <w:rFonts w:asciiTheme="minorHAnsi" w:hAnsiTheme="minorHAnsi" w:cstheme="minorHAnsi"/>
                <w:lang w:val="fr-FR"/>
              </w:rPr>
            </w:pPr>
          </w:p>
        </w:tc>
        <w:tc>
          <w:tcPr>
            <w:tcW w:w="204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hideMark/>
          </w:tcPr>
          <w:p w14:paraId="24E51E6D" w14:textId="77777777" w:rsidR="00F53208" w:rsidRPr="0095005B" w:rsidRDefault="00F53208">
            <w:pPr>
              <w:pStyle w:val="Body"/>
              <w:rPr>
                <w:rFonts w:asciiTheme="minorHAnsi" w:hAnsiTheme="minorHAnsi" w:cstheme="minorHAnsi"/>
                <w:lang w:val="fr-FR"/>
              </w:rPr>
            </w:pPr>
            <w:r w:rsidRPr="0095005B">
              <w:rPr>
                <w:rFonts w:asciiTheme="minorHAnsi" w:hAnsiTheme="minorHAnsi" w:cstheme="minorHAnsi"/>
                <w:lang w:val="fr-FR"/>
              </w:rPr>
              <w:t>En charge de l'identification de locuteur, de la transcription des enregistrements audio, et de la gestion des pipelines. Noah garantit l'exactitude et l'intégrité des données utilisées dans l'analyse politique.</w:t>
            </w:r>
          </w:p>
        </w:tc>
        <w:tc>
          <w:tcPr>
            <w:tcW w:w="206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80" w:type="dxa"/>
              <w:left w:w="80" w:type="dxa"/>
              <w:bottom w:w="80" w:type="dxa"/>
              <w:right w:w="80" w:type="dxa"/>
            </w:tcMar>
            <w:hideMark/>
          </w:tcPr>
          <w:p w14:paraId="04CCF526" w14:textId="77777777" w:rsidR="00F53208" w:rsidRPr="0095005B" w:rsidRDefault="00F53208">
            <w:pPr>
              <w:pStyle w:val="Body"/>
              <w:rPr>
                <w:rFonts w:asciiTheme="minorHAnsi" w:hAnsiTheme="minorHAnsi" w:cstheme="minorHAnsi"/>
                <w:lang w:val="fr-FR"/>
              </w:rPr>
            </w:pPr>
            <w:r w:rsidRPr="0095005B">
              <w:rPr>
                <w:rFonts w:asciiTheme="minorHAnsi" w:hAnsiTheme="minorHAnsi" w:cstheme="minorHAnsi"/>
                <w:lang w:val="fr-FR"/>
              </w:rPr>
              <w:t xml:space="preserve">Responsable de la </w:t>
            </w:r>
            <w:proofErr w:type="spellStart"/>
            <w:r w:rsidRPr="0095005B">
              <w:rPr>
                <w:rFonts w:asciiTheme="minorHAnsi" w:hAnsiTheme="minorHAnsi" w:cstheme="minorHAnsi"/>
                <w:lang w:val="fr-FR"/>
              </w:rPr>
              <w:t>diarisation</w:t>
            </w:r>
            <w:proofErr w:type="spellEnd"/>
            <w:r w:rsidRPr="0095005B">
              <w:rPr>
                <w:rFonts w:asciiTheme="minorHAnsi" w:hAnsiTheme="minorHAnsi" w:cstheme="minorHAnsi"/>
                <w:lang w:val="fr-FR"/>
              </w:rPr>
              <w:t xml:space="preserve"> de locuteur et de l'identification des intervenants. Shawn assure une analyse précise du temps de parole et des interactions lors des débats politiques.</w:t>
            </w:r>
          </w:p>
        </w:tc>
      </w:tr>
    </w:tbl>
    <w:p w14:paraId="4C984719" w14:textId="77777777" w:rsidR="00F53208" w:rsidRPr="0095005B" w:rsidRDefault="00F53208" w:rsidP="00F53208">
      <w:pPr>
        <w:pStyle w:val="Body"/>
        <w:rPr>
          <w:rFonts w:asciiTheme="minorHAnsi" w:hAnsiTheme="minorHAnsi" w:cstheme="minorHAnsi"/>
        </w:rPr>
      </w:pPr>
    </w:p>
    <w:p w14:paraId="2E714BEA" w14:textId="77777777" w:rsidR="00052090" w:rsidRDefault="00052090" w:rsidP="00F53208">
      <w:pPr>
        <w:pStyle w:val="Body"/>
        <w:rPr>
          <w:rFonts w:asciiTheme="minorHAnsi" w:hAnsiTheme="minorHAnsi" w:cstheme="minorHAnsi"/>
        </w:rPr>
      </w:pPr>
    </w:p>
    <w:p w14:paraId="2809027D" w14:textId="77777777" w:rsidR="00052090" w:rsidRPr="0095005B" w:rsidRDefault="00052090" w:rsidP="00F53208">
      <w:pPr>
        <w:pStyle w:val="Body"/>
        <w:rPr>
          <w:rFonts w:asciiTheme="minorHAnsi" w:hAnsiTheme="minorHAnsi" w:cstheme="minorHAnsi"/>
        </w:rPr>
      </w:pPr>
    </w:p>
    <w:p w14:paraId="08EC6905" w14:textId="77777777" w:rsidR="00F53208" w:rsidRPr="0095005B" w:rsidRDefault="00F53208" w:rsidP="00F53208">
      <w:pPr>
        <w:pStyle w:val="Body"/>
        <w:rPr>
          <w:rFonts w:asciiTheme="minorHAnsi" w:hAnsiTheme="minorHAnsi" w:cstheme="minorHAnsi"/>
          <w:b/>
        </w:rPr>
      </w:pPr>
      <w:r w:rsidRPr="0095005B">
        <w:rPr>
          <w:rFonts w:asciiTheme="minorHAnsi" w:hAnsiTheme="minorHAnsi" w:cstheme="minorHAnsi"/>
          <w:b/>
        </w:rPr>
        <w:t>Notre Motivation et Nos Engagements</w:t>
      </w:r>
    </w:p>
    <w:p w14:paraId="70859D9C" w14:textId="77777777" w:rsidR="00F53208" w:rsidRPr="0095005B" w:rsidRDefault="00F53208" w:rsidP="00F53208">
      <w:pPr>
        <w:pStyle w:val="Body"/>
        <w:rPr>
          <w:rFonts w:asciiTheme="minorHAnsi" w:hAnsiTheme="minorHAnsi" w:cstheme="minorHAnsi"/>
        </w:rPr>
      </w:pPr>
    </w:p>
    <w:p w14:paraId="50FC5DBC" w14:textId="77777777" w:rsidR="00F53208" w:rsidRPr="0095005B" w:rsidRDefault="00F53208" w:rsidP="76110CE9">
      <w:pPr>
        <w:pStyle w:val="Body"/>
        <w:jc w:val="both"/>
        <w:rPr>
          <w:rFonts w:asciiTheme="minorHAnsi" w:hAnsiTheme="minorHAnsi" w:cstheme="minorBidi"/>
        </w:rPr>
      </w:pPr>
      <w:r w:rsidRPr="76110CE9">
        <w:rPr>
          <w:rFonts w:asciiTheme="minorHAnsi" w:hAnsiTheme="minorHAnsi" w:cstheme="minorBidi"/>
        </w:rPr>
        <w:t xml:space="preserve">Notre équipe est unie par une passion commune pour l'exploration des données et l'application de techniques d'intelligence artificielle à des </w:t>
      </w:r>
      <w:proofErr w:type="spellStart"/>
      <w:r w:rsidRPr="76110CE9">
        <w:rPr>
          <w:rFonts w:asciiTheme="minorHAnsi" w:hAnsiTheme="minorHAnsi" w:cstheme="minorBidi"/>
        </w:rPr>
        <w:t>probl</w:t>
      </w:r>
      <w:proofErr w:type="spellEnd"/>
      <w:r w:rsidRPr="76110CE9">
        <w:rPr>
          <w:rFonts w:asciiTheme="minorHAnsi" w:hAnsiTheme="minorHAnsi" w:cstheme="minorBidi"/>
          <w:lang w:val="it-IT"/>
        </w:rPr>
        <w:t>è</w:t>
      </w:r>
      <w:r w:rsidRPr="76110CE9">
        <w:rPr>
          <w:rFonts w:asciiTheme="minorHAnsi" w:hAnsiTheme="minorHAnsi" w:cstheme="minorBidi"/>
        </w:rPr>
        <w:t xml:space="preserve">mes complexes. Nous sommes engagés à relever les défis du projet avec détermination et </w:t>
      </w:r>
      <w:proofErr w:type="spellStart"/>
      <w:r w:rsidRPr="76110CE9">
        <w:rPr>
          <w:rFonts w:asciiTheme="minorHAnsi" w:hAnsiTheme="minorHAnsi" w:cstheme="minorBidi"/>
        </w:rPr>
        <w:t>cré</w:t>
      </w:r>
      <w:proofErr w:type="spellEnd"/>
      <w:r w:rsidRPr="76110CE9">
        <w:rPr>
          <w:rFonts w:asciiTheme="minorHAnsi" w:hAnsiTheme="minorHAnsi" w:cstheme="minorBidi"/>
          <w:lang w:val="it-IT"/>
        </w:rPr>
        <w:t>ativit</w:t>
      </w:r>
      <w:r w:rsidRPr="76110CE9">
        <w:rPr>
          <w:rFonts w:asciiTheme="minorHAnsi" w:hAnsiTheme="minorHAnsi" w:cstheme="minorBidi"/>
        </w:rPr>
        <w:t>é, inspirés par l'opportunité de contribuer à l'avancement de l'analyse politique automatisé</w:t>
      </w:r>
      <w:r w:rsidRPr="76110CE9">
        <w:rPr>
          <w:rFonts w:asciiTheme="minorHAnsi" w:hAnsiTheme="minorHAnsi" w:cstheme="minorBidi"/>
          <w:lang w:val="it-IT"/>
        </w:rPr>
        <w:t>e.</w:t>
      </w:r>
    </w:p>
    <w:p w14:paraId="7CA4DD12" w14:textId="77777777" w:rsidR="00F53208" w:rsidRPr="0095005B" w:rsidRDefault="00F53208" w:rsidP="76110CE9">
      <w:pPr>
        <w:pStyle w:val="Body"/>
        <w:jc w:val="both"/>
        <w:rPr>
          <w:rFonts w:asciiTheme="minorHAnsi" w:hAnsiTheme="minorHAnsi" w:cstheme="minorBidi"/>
        </w:rPr>
      </w:pPr>
    </w:p>
    <w:p w14:paraId="5BC1EB55" w14:textId="77777777" w:rsidR="00F53208" w:rsidRPr="0095005B" w:rsidRDefault="00F53208" w:rsidP="76110CE9">
      <w:pPr>
        <w:pStyle w:val="Body"/>
        <w:jc w:val="both"/>
        <w:rPr>
          <w:rFonts w:asciiTheme="minorHAnsi" w:hAnsiTheme="minorHAnsi" w:cstheme="minorBidi"/>
          <w:b/>
        </w:rPr>
      </w:pPr>
      <w:r w:rsidRPr="76110CE9">
        <w:rPr>
          <w:rFonts w:asciiTheme="minorHAnsi" w:hAnsiTheme="minorHAnsi" w:cstheme="minorBidi"/>
          <w:b/>
        </w:rPr>
        <w:t>Notre Gestion de Projet et Notre Méthodologie</w:t>
      </w:r>
    </w:p>
    <w:p w14:paraId="396DF605" w14:textId="77777777" w:rsidR="00F53208" w:rsidRPr="0095005B" w:rsidRDefault="00F53208" w:rsidP="76110CE9">
      <w:pPr>
        <w:pStyle w:val="Body"/>
        <w:jc w:val="both"/>
        <w:rPr>
          <w:rFonts w:asciiTheme="minorHAnsi" w:hAnsiTheme="minorHAnsi" w:cstheme="minorBidi"/>
        </w:rPr>
      </w:pPr>
    </w:p>
    <w:p w14:paraId="4A83E4FF" w14:textId="77777777" w:rsidR="00F53208" w:rsidRPr="0095005B" w:rsidRDefault="00F53208" w:rsidP="76110CE9">
      <w:pPr>
        <w:pStyle w:val="Body"/>
        <w:jc w:val="both"/>
        <w:rPr>
          <w:rFonts w:asciiTheme="minorHAnsi" w:hAnsiTheme="minorHAnsi" w:cstheme="minorBidi"/>
        </w:rPr>
      </w:pPr>
      <w:r w:rsidRPr="76110CE9">
        <w:rPr>
          <w:rFonts w:asciiTheme="minorHAnsi" w:hAnsiTheme="minorHAnsi" w:cstheme="minorBidi"/>
        </w:rPr>
        <w:t xml:space="preserve">Pour assurer le </w:t>
      </w:r>
      <w:proofErr w:type="spellStart"/>
      <w:r w:rsidRPr="76110CE9">
        <w:rPr>
          <w:rFonts w:asciiTheme="minorHAnsi" w:hAnsiTheme="minorHAnsi" w:cstheme="minorBidi"/>
        </w:rPr>
        <w:t>succ</w:t>
      </w:r>
      <w:proofErr w:type="spellEnd"/>
      <w:r w:rsidRPr="76110CE9">
        <w:rPr>
          <w:rFonts w:asciiTheme="minorHAnsi" w:hAnsiTheme="minorHAnsi" w:cstheme="minorBidi"/>
          <w:lang w:val="it-IT"/>
        </w:rPr>
        <w:t>è</w:t>
      </w:r>
      <w:r w:rsidRPr="76110CE9">
        <w:rPr>
          <w:rFonts w:asciiTheme="minorHAnsi" w:hAnsiTheme="minorHAnsi" w:cstheme="minorBidi"/>
        </w:rPr>
        <w:t xml:space="preserve">s du projet, nous avons adopté une approche agile, basée sur des sprints de deux semaines. Nous organisons </w:t>
      </w:r>
      <w:proofErr w:type="spellStart"/>
      <w:r w:rsidRPr="76110CE9">
        <w:rPr>
          <w:rFonts w:asciiTheme="minorHAnsi" w:hAnsiTheme="minorHAnsi" w:cstheme="minorBidi"/>
        </w:rPr>
        <w:t>réguli</w:t>
      </w:r>
      <w:proofErr w:type="spellEnd"/>
      <w:r w:rsidRPr="76110CE9">
        <w:rPr>
          <w:rFonts w:asciiTheme="minorHAnsi" w:hAnsiTheme="minorHAnsi" w:cstheme="minorBidi"/>
          <w:lang w:val="it-IT"/>
        </w:rPr>
        <w:t>è</w:t>
      </w:r>
      <w:r w:rsidRPr="76110CE9">
        <w:rPr>
          <w:rFonts w:asciiTheme="minorHAnsi" w:hAnsiTheme="minorHAnsi" w:cstheme="minorBidi"/>
        </w:rPr>
        <w:t xml:space="preserve">rement des points d'avancement avec le Product </w:t>
      </w:r>
      <w:proofErr w:type="spellStart"/>
      <w:r w:rsidRPr="76110CE9">
        <w:rPr>
          <w:rFonts w:asciiTheme="minorHAnsi" w:hAnsiTheme="minorHAnsi" w:cstheme="minorBidi"/>
        </w:rPr>
        <w:t>Owner</w:t>
      </w:r>
      <w:proofErr w:type="spellEnd"/>
      <w:r w:rsidRPr="76110CE9">
        <w:rPr>
          <w:rFonts w:asciiTheme="minorHAnsi" w:hAnsiTheme="minorHAnsi" w:cstheme="minorBidi"/>
        </w:rPr>
        <w:t xml:space="preserve"> (PO), favorisant ainsi une communication transparente et une adaptation rapide aux exigences du projet.</w:t>
      </w:r>
    </w:p>
    <w:p w14:paraId="40F4F9E8" w14:textId="77777777" w:rsidR="00F53208" w:rsidRPr="0095005B" w:rsidRDefault="00F53208" w:rsidP="76110CE9">
      <w:pPr>
        <w:pStyle w:val="Body"/>
        <w:jc w:val="both"/>
        <w:rPr>
          <w:rFonts w:asciiTheme="minorHAnsi" w:hAnsiTheme="minorHAnsi" w:cstheme="minorBidi"/>
          <w:b/>
        </w:rPr>
      </w:pPr>
    </w:p>
    <w:p w14:paraId="0DD89A9F" w14:textId="77777777" w:rsidR="006857F3" w:rsidRDefault="006857F3">
      <w:pPr>
        <w:spacing w:after="0" w:line="240" w:lineRule="auto"/>
        <w:rPr>
          <w:rFonts w:asciiTheme="minorHAnsi" w:eastAsia="Arial Unicode MS" w:hAnsiTheme="minorHAnsi" w:cstheme="minorBidi"/>
          <w:b/>
          <w:color w:val="000000"/>
          <w:sz w:val="22"/>
          <w:lang w:eastAsia="en-GB"/>
          <w14:textOutline w14:w="0" w14:cap="flat" w14:cmpd="sng" w14:algn="ctr">
            <w14:noFill/>
            <w14:prstDash w14:val="solid"/>
            <w14:bevel/>
          </w14:textOutline>
        </w:rPr>
      </w:pPr>
      <w:r>
        <w:rPr>
          <w:rFonts w:asciiTheme="minorHAnsi" w:hAnsiTheme="minorHAnsi" w:cstheme="minorBidi"/>
          <w:b/>
        </w:rPr>
        <w:br w:type="page"/>
      </w:r>
    </w:p>
    <w:p w14:paraId="11240902" w14:textId="22861B78" w:rsidR="00F53208" w:rsidRPr="0095005B" w:rsidRDefault="00F53208" w:rsidP="76110CE9">
      <w:pPr>
        <w:pStyle w:val="Body"/>
        <w:jc w:val="both"/>
        <w:rPr>
          <w:rFonts w:asciiTheme="minorHAnsi" w:hAnsiTheme="minorHAnsi" w:cstheme="minorBidi"/>
          <w:b/>
        </w:rPr>
      </w:pPr>
      <w:r w:rsidRPr="76110CE9">
        <w:rPr>
          <w:rFonts w:asciiTheme="minorHAnsi" w:hAnsiTheme="minorHAnsi" w:cstheme="minorBidi"/>
          <w:b/>
        </w:rPr>
        <w:lastRenderedPageBreak/>
        <w:t>Outils Utilisés</w:t>
      </w:r>
    </w:p>
    <w:p w14:paraId="2E7A4F65" w14:textId="77777777" w:rsidR="00F53208" w:rsidRPr="0095005B" w:rsidRDefault="00F53208" w:rsidP="76110CE9">
      <w:pPr>
        <w:pStyle w:val="Body"/>
        <w:jc w:val="both"/>
        <w:rPr>
          <w:rFonts w:asciiTheme="minorHAnsi" w:hAnsiTheme="minorHAnsi" w:cstheme="minorBidi"/>
        </w:rPr>
      </w:pPr>
    </w:p>
    <w:p w14:paraId="25449BFA" w14:textId="77777777" w:rsidR="00F53208" w:rsidRPr="0095005B" w:rsidRDefault="00F53208" w:rsidP="76110CE9">
      <w:pPr>
        <w:pStyle w:val="Body"/>
        <w:jc w:val="both"/>
        <w:rPr>
          <w:rFonts w:asciiTheme="minorHAnsi" w:hAnsiTheme="minorHAnsi" w:cstheme="minorBidi"/>
        </w:rPr>
      </w:pPr>
      <w:r w:rsidRPr="76110CE9">
        <w:rPr>
          <w:rFonts w:asciiTheme="minorHAnsi" w:hAnsiTheme="minorHAnsi" w:cstheme="minorBidi"/>
        </w:rPr>
        <w:t xml:space="preserve">Nous utilisons des outils technologiques avancés pour faciliter notre collaboration et notre gestion de projet. Des plateformes telles que Discord pour la communication en équipe et Teams pour les réunions et le partage de documents garantissent une coordination efficace et une organisation optimale des </w:t>
      </w:r>
      <w:proofErr w:type="spellStart"/>
      <w:r w:rsidRPr="76110CE9">
        <w:rPr>
          <w:rFonts w:asciiTheme="minorHAnsi" w:hAnsiTheme="minorHAnsi" w:cstheme="minorBidi"/>
        </w:rPr>
        <w:t>tâ</w:t>
      </w:r>
      <w:proofErr w:type="spellEnd"/>
      <w:r w:rsidRPr="76110CE9">
        <w:rPr>
          <w:rFonts w:asciiTheme="minorHAnsi" w:hAnsiTheme="minorHAnsi" w:cstheme="minorBidi"/>
          <w:lang w:val="pt-PT"/>
        </w:rPr>
        <w:t>ches.</w:t>
      </w:r>
    </w:p>
    <w:p w14:paraId="542087D5" w14:textId="77777777" w:rsidR="00F53208" w:rsidRPr="0095005B" w:rsidRDefault="00F53208" w:rsidP="76110CE9">
      <w:pPr>
        <w:pStyle w:val="Body"/>
        <w:jc w:val="both"/>
        <w:rPr>
          <w:rFonts w:asciiTheme="minorHAnsi" w:hAnsiTheme="minorHAnsi" w:cstheme="minorBidi"/>
        </w:rPr>
      </w:pPr>
    </w:p>
    <w:p w14:paraId="7F07D130" w14:textId="77777777" w:rsidR="00F53208" w:rsidRPr="0095005B" w:rsidRDefault="00F53208" w:rsidP="76110CE9">
      <w:pPr>
        <w:pStyle w:val="Body"/>
        <w:jc w:val="both"/>
        <w:rPr>
          <w:rFonts w:asciiTheme="minorHAnsi" w:hAnsiTheme="minorHAnsi" w:cstheme="minorBidi"/>
        </w:rPr>
      </w:pPr>
    </w:p>
    <w:p w14:paraId="69F12455" w14:textId="77777777" w:rsidR="00F53208" w:rsidRPr="0095005B" w:rsidRDefault="00F53208" w:rsidP="76110CE9">
      <w:pPr>
        <w:pStyle w:val="Body"/>
        <w:jc w:val="both"/>
        <w:rPr>
          <w:rFonts w:asciiTheme="minorHAnsi" w:hAnsiTheme="minorHAnsi" w:cstheme="minorBidi"/>
        </w:rPr>
      </w:pPr>
      <w:r w:rsidRPr="76110CE9">
        <w:rPr>
          <w:rFonts w:asciiTheme="minorHAnsi" w:hAnsiTheme="minorHAnsi" w:cstheme="minorBidi"/>
        </w:rPr>
        <w:t>Cette combinaison d'expertise, de méthodologie agile et d'outils technologiques nous positionne favorablement pour atteindre nos objectifs et produire des résultats de haute qualité dans le cadre de notre projet d'analyse politique automatisé</w:t>
      </w:r>
      <w:r w:rsidRPr="76110CE9">
        <w:rPr>
          <w:rFonts w:asciiTheme="minorHAnsi" w:hAnsiTheme="minorHAnsi" w:cstheme="minorBidi"/>
          <w:lang w:val="it-IT"/>
        </w:rPr>
        <w:t>e.</w:t>
      </w:r>
    </w:p>
    <w:p w14:paraId="1A96BECD" w14:textId="4BC4CF2B" w:rsidR="77D2F511" w:rsidRPr="0095005B" w:rsidRDefault="77D2F511" w:rsidP="76110CE9">
      <w:pPr>
        <w:spacing w:after="0" w:line="240" w:lineRule="auto"/>
        <w:jc w:val="both"/>
        <w:rPr>
          <w:rFonts w:asciiTheme="minorHAnsi" w:hAnsiTheme="minorHAnsi" w:cstheme="minorBidi"/>
          <w:b/>
        </w:rPr>
      </w:pPr>
    </w:p>
    <w:p w14:paraId="6CB96BED" w14:textId="77777777" w:rsidR="000E40C5" w:rsidRDefault="000E40C5">
      <w:pPr>
        <w:spacing w:after="0" w:line="240" w:lineRule="auto"/>
        <w:rPr>
          <w:rFonts w:ascii="Cambria" w:eastAsia="Times New Roman" w:hAnsi="Cambria"/>
          <w:b/>
          <w:bCs/>
          <w:color w:val="365F91"/>
          <w:sz w:val="28"/>
          <w:szCs w:val="28"/>
        </w:rPr>
      </w:pPr>
      <w:r>
        <w:br w:type="page"/>
      </w:r>
    </w:p>
    <w:p w14:paraId="7E014571" w14:textId="6C579398" w:rsidR="77D2F511" w:rsidRPr="00911371" w:rsidRDefault="00911371" w:rsidP="00994ECC">
      <w:pPr>
        <w:pStyle w:val="Titre1"/>
        <w:numPr>
          <w:ilvl w:val="0"/>
          <w:numId w:val="12"/>
        </w:numPr>
        <w:jc w:val="both"/>
        <w:rPr>
          <w:rFonts w:asciiTheme="minorHAnsi" w:hAnsiTheme="minorHAnsi" w:cstheme="minorBidi"/>
          <w:sz w:val="32"/>
          <w:szCs w:val="32"/>
        </w:rPr>
      </w:pPr>
      <w:r>
        <w:rPr>
          <w:rFonts w:asciiTheme="minorHAnsi" w:hAnsiTheme="minorHAnsi" w:cstheme="minorBidi"/>
          <w:sz w:val="32"/>
          <w:szCs w:val="32"/>
        </w:rPr>
        <w:lastRenderedPageBreak/>
        <w:t>Solution</w:t>
      </w:r>
      <w:r w:rsidR="0D30C6A9" w:rsidRPr="00911371">
        <w:rPr>
          <w:rFonts w:asciiTheme="minorHAnsi" w:hAnsiTheme="minorHAnsi" w:cstheme="minorBidi"/>
          <w:sz w:val="32"/>
          <w:szCs w:val="32"/>
        </w:rPr>
        <w:t xml:space="preserve"> technique</w:t>
      </w:r>
    </w:p>
    <w:p w14:paraId="2AE00BA1" w14:textId="47A419B1" w:rsidR="77D2F511" w:rsidRPr="0095005B" w:rsidRDefault="0064668E" w:rsidP="76110CE9">
      <w:pPr>
        <w:pStyle w:val="Titre2"/>
        <w:jc w:val="both"/>
        <w:rPr>
          <w:rFonts w:asciiTheme="minorHAnsi" w:eastAsia="Calibri Light" w:hAnsiTheme="minorHAnsi" w:cstheme="minorBidi"/>
        </w:rPr>
      </w:pPr>
      <w:r w:rsidRPr="76110CE9">
        <w:rPr>
          <w:rFonts w:asciiTheme="minorHAnsi" w:eastAsia="Calibri Light" w:hAnsiTheme="minorHAnsi" w:cstheme="minorBidi"/>
        </w:rPr>
        <w:t xml:space="preserve">Soutien </w:t>
      </w:r>
      <w:proofErr w:type="spellStart"/>
      <w:r w:rsidRPr="76110CE9">
        <w:rPr>
          <w:rFonts w:asciiTheme="minorHAnsi" w:eastAsia="Calibri Light" w:hAnsiTheme="minorHAnsi" w:cstheme="minorBidi"/>
        </w:rPr>
        <w:t>d’Alten</w:t>
      </w:r>
      <w:proofErr w:type="spellEnd"/>
    </w:p>
    <w:p w14:paraId="1E0534E3" w14:textId="77777777" w:rsidR="00802E0A" w:rsidRPr="0095005B" w:rsidRDefault="00802E0A" w:rsidP="76110CE9">
      <w:pPr>
        <w:jc w:val="both"/>
        <w:rPr>
          <w:rFonts w:asciiTheme="minorHAnsi" w:hAnsiTheme="minorHAnsi" w:cstheme="minorBidi"/>
        </w:rPr>
      </w:pPr>
    </w:p>
    <w:p w14:paraId="16081BB7" w14:textId="36A21AA3" w:rsidR="00802E0A" w:rsidRPr="0095005B" w:rsidRDefault="00802E0A" w:rsidP="00B064FC">
      <w:pPr>
        <w:ind w:firstLine="708"/>
        <w:jc w:val="both"/>
        <w:rPr>
          <w:rFonts w:asciiTheme="minorHAnsi" w:hAnsiTheme="minorHAnsi" w:cstheme="minorHAnsi"/>
          <w:sz w:val="22"/>
        </w:rPr>
      </w:pPr>
      <w:r w:rsidRPr="0095005B">
        <w:rPr>
          <w:rFonts w:asciiTheme="minorHAnsi" w:hAnsiTheme="minorHAnsi" w:cstheme="minorHAnsi"/>
          <w:sz w:val="22"/>
        </w:rPr>
        <w:t xml:space="preserve">L’entreprise déposante du sujet </w:t>
      </w:r>
      <w:proofErr w:type="spellStart"/>
      <w:r w:rsidRPr="0095005B">
        <w:rPr>
          <w:rFonts w:asciiTheme="minorHAnsi" w:hAnsiTheme="minorHAnsi" w:cstheme="minorHAnsi"/>
          <w:sz w:val="22"/>
        </w:rPr>
        <w:t>Alten</w:t>
      </w:r>
      <w:proofErr w:type="spellEnd"/>
      <w:r w:rsidRPr="0095005B">
        <w:rPr>
          <w:rFonts w:asciiTheme="minorHAnsi" w:hAnsiTheme="minorHAnsi" w:cstheme="minorHAnsi"/>
          <w:sz w:val="22"/>
        </w:rPr>
        <w:t xml:space="preserve"> nous a beaucoup conseillé tout au long du projet et nous a fourni </w:t>
      </w:r>
      <w:proofErr w:type="spellStart"/>
      <w:r w:rsidRPr="0095005B">
        <w:rPr>
          <w:rFonts w:asciiTheme="minorHAnsi" w:hAnsiTheme="minorHAnsi" w:cstheme="minorHAnsi"/>
          <w:sz w:val="22"/>
        </w:rPr>
        <w:t>dataset</w:t>
      </w:r>
      <w:proofErr w:type="spellEnd"/>
      <w:r w:rsidRPr="0095005B">
        <w:rPr>
          <w:rFonts w:asciiTheme="minorHAnsi" w:hAnsiTheme="minorHAnsi" w:cstheme="minorHAnsi"/>
          <w:sz w:val="22"/>
        </w:rPr>
        <w:t xml:space="preserve"> et code.</w:t>
      </w:r>
    </w:p>
    <w:p w14:paraId="501C02A9" w14:textId="77777777" w:rsidR="00802E0A" w:rsidRPr="0095005B" w:rsidRDefault="00802E0A" w:rsidP="00B064FC">
      <w:pPr>
        <w:jc w:val="both"/>
        <w:rPr>
          <w:rFonts w:asciiTheme="minorHAnsi" w:hAnsiTheme="minorHAnsi" w:cstheme="minorHAnsi"/>
          <w:sz w:val="22"/>
        </w:rPr>
      </w:pPr>
      <w:r w:rsidRPr="0095005B">
        <w:rPr>
          <w:rFonts w:asciiTheme="minorHAnsi" w:hAnsiTheme="minorHAnsi" w:cstheme="minorHAnsi"/>
          <w:sz w:val="22"/>
        </w:rPr>
        <w:t xml:space="preserve">Concernant le </w:t>
      </w:r>
      <w:proofErr w:type="spellStart"/>
      <w:r w:rsidRPr="0095005B">
        <w:rPr>
          <w:rFonts w:asciiTheme="minorHAnsi" w:hAnsiTheme="minorHAnsi" w:cstheme="minorHAnsi"/>
          <w:sz w:val="22"/>
        </w:rPr>
        <w:t>dataset</w:t>
      </w:r>
      <w:proofErr w:type="spellEnd"/>
      <w:r w:rsidRPr="0095005B">
        <w:rPr>
          <w:rFonts w:asciiTheme="minorHAnsi" w:hAnsiTheme="minorHAnsi" w:cstheme="minorHAnsi"/>
          <w:sz w:val="22"/>
        </w:rPr>
        <w:t xml:space="preserve">, nous avons eu des bandes audios de 10 secondes de type WAV pour 18 hommes politiques. C'est ce </w:t>
      </w:r>
      <w:proofErr w:type="spellStart"/>
      <w:r w:rsidRPr="0095005B">
        <w:rPr>
          <w:rFonts w:asciiTheme="minorHAnsi" w:hAnsiTheme="minorHAnsi" w:cstheme="minorHAnsi"/>
          <w:sz w:val="22"/>
        </w:rPr>
        <w:t>dataset</w:t>
      </w:r>
      <w:proofErr w:type="spellEnd"/>
      <w:r w:rsidRPr="0095005B">
        <w:rPr>
          <w:rFonts w:asciiTheme="minorHAnsi" w:hAnsiTheme="minorHAnsi" w:cstheme="minorHAnsi"/>
          <w:sz w:val="22"/>
        </w:rPr>
        <w:t xml:space="preserve"> que nous allons utiliser plus tard pour l’identification des locuteurs.</w:t>
      </w:r>
    </w:p>
    <w:p w14:paraId="5D9EFCA9" w14:textId="5DA49DB4" w:rsidR="00802E0A" w:rsidRPr="0095005B" w:rsidRDefault="00802E0A" w:rsidP="00B064FC">
      <w:pPr>
        <w:jc w:val="both"/>
        <w:rPr>
          <w:rFonts w:asciiTheme="minorHAnsi" w:hAnsiTheme="minorHAnsi" w:cstheme="minorHAnsi"/>
          <w:sz w:val="22"/>
        </w:rPr>
      </w:pPr>
      <w:proofErr w:type="spellStart"/>
      <w:r w:rsidRPr="0095005B">
        <w:rPr>
          <w:rFonts w:asciiTheme="minorHAnsi" w:hAnsiTheme="minorHAnsi" w:cstheme="minorHAnsi"/>
          <w:sz w:val="22"/>
        </w:rPr>
        <w:t>Alten</w:t>
      </w:r>
      <w:proofErr w:type="spellEnd"/>
      <w:r w:rsidRPr="0095005B">
        <w:rPr>
          <w:rFonts w:asciiTheme="minorHAnsi" w:hAnsiTheme="minorHAnsi" w:cstheme="minorHAnsi"/>
          <w:sz w:val="22"/>
        </w:rPr>
        <w:t xml:space="preserve"> nous a aussi fourni du code à travers des algorithmes partagés via Teams. Voici la synthèse de </w:t>
      </w:r>
      <w:r w:rsidR="001B281B" w:rsidRPr="0095005B">
        <w:rPr>
          <w:rFonts w:asciiTheme="minorHAnsi" w:hAnsiTheme="minorHAnsi" w:cstheme="minorHAnsi"/>
          <w:sz w:val="22"/>
        </w:rPr>
        <w:t>leurs travaux :</w:t>
      </w:r>
    </w:p>
    <w:p w14:paraId="004BA0DC" w14:textId="1C5E3619" w:rsidR="00DE4139" w:rsidRPr="0095005B" w:rsidRDefault="00846736" w:rsidP="00B064FC">
      <w:pPr>
        <w:jc w:val="both"/>
        <w:rPr>
          <w:rFonts w:asciiTheme="minorHAnsi" w:hAnsiTheme="minorHAnsi" w:cstheme="minorHAnsi"/>
          <w:sz w:val="22"/>
        </w:rPr>
      </w:pPr>
      <w:r w:rsidRPr="0095005B">
        <w:rPr>
          <w:rFonts w:asciiTheme="minorHAnsi" w:hAnsiTheme="minorHAnsi" w:cstheme="minorHAnsi"/>
          <w:sz w:val="22"/>
        </w:rPr>
        <w:t>Pour l'</w:t>
      </w:r>
      <w:proofErr w:type="spellStart"/>
      <w:r w:rsidRPr="0095005B">
        <w:rPr>
          <w:rFonts w:asciiTheme="minorHAnsi" w:hAnsiTheme="minorHAnsi" w:cstheme="minorHAnsi"/>
          <w:sz w:val="22"/>
        </w:rPr>
        <w:t>embedding</w:t>
      </w:r>
      <w:proofErr w:type="spellEnd"/>
      <w:r w:rsidRPr="0095005B">
        <w:rPr>
          <w:rFonts w:asciiTheme="minorHAnsi" w:hAnsiTheme="minorHAnsi" w:cstheme="minorHAnsi"/>
          <w:sz w:val="22"/>
        </w:rPr>
        <w:t xml:space="preserve"> (afin de passer de données audios à des vecteurs numériques)</w:t>
      </w:r>
      <w:r w:rsidR="007C0978" w:rsidRPr="0095005B">
        <w:rPr>
          <w:rFonts w:asciiTheme="minorHAnsi" w:hAnsiTheme="minorHAnsi" w:cstheme="minorHAnsi"/>
          <w:sz w:val="22"/>
        </w:rPr>
        <w:t xml:space="preserve">, </w:t>
      </w:r>
      <w:proofErr w:type="spellStart"/>
      <w:r w:rsidR="007C0978" w:rsidRPr="0095005B">
        <w:rPr>
          <w:rFonts w:asciiTheme="minorHAnsi" w:hAnsiTheme="minorHAnsi" w:cstheme="minorHAnsi"/>
          <w:sz w:val="22"/>
        </w:rPr>
        <w:t>Alten</w:t>
      </w:r>
      <w:proofErr w:type="spellEnd"/>
      <w:r w:rsidR="007C0978" w:rsidRPr="0095005B">
        <w:rPr>
          <w:rFonts w:asciiTheme="minorHAnsi" w:hAnsiTheme="minorHAnsi" w:cstheme="minorHAnsi"/>
          <w:sz w:val="22"/>
        </w:rPr>
        <w:t xml:space="preserve"> a utilisé</w:t>
      </w:r>
      <w:r w:rsidRPr="0095005B">
        <w:rPr>
          <w:rFonts w:asciiTheme="minorHAnsi" w:hAnsiTheme="minorHAnsi" w:cstheme="minorHAnsi"/>
          <w:sz w:val="22"/>
        </w:rPr>
        <w:t xml:space="preserve"> </w:t>
      </w:r>
      <w:proofErr w:type="spellStart"/>
      <w:r w:rsidRPr="0095005B">
        <w:rPr>
          <w:rFonts w:asciiTheme="minorHAnsi" w:hAnsiTheme="minorHAnsi" w:cstheme="minorHAnsi"/>
          <w:sz w:val="22"/>
        </w:rPr>
        <w:t>xVector</w:t>
      </w:r>
      <w:proofErr w:type="spellEnd"/>
      <w:r w:rsidRPr="0095005B">
        <w:rPr>
          <w:rFonts w:asciiTheme="minorHAnsi" w:hAnsiTheme="minorHAnsi" w:cstheme="minorHAnsi"/>
          <w:sz w:val="22"/>
        </w:rPr>
        <w:t xml:space="preserve"> avec </w:t>
      </w:r>
      <w:proofErr w:type="spellStart"/>
      <w:r w:rsidRPr="0095005B">
        <w:rPr>
          <w:rFonts w:asciiTheme="minorHAnsi" w:hAnsiTheme="minorHAnsi" w:cstheme="minorHAnsi"/>
          <w:sz w:val="22"/>
        </w:rPr>
        <w:t>PyTorch</w:t>
      </w:r>
      <w:proofErr w:type="spellEnd"/>
      <w:r w:rsidR="00DE4139" w:rsidRPr="0095005B">
        <w:rPr>
          <w:rFonts w:asciiTheme="minorHAnsi" w:hAnsiTheme="minorHAnsi" w:cstheme="minorHAnsi"/>
          <w:sz w:val="22"/>
        </w:rPr>
        <w:t xml:space="preserve"> puis</w:t>
      </w:r>
      <w:r w:rsidRPr="0095005B">
        <w:rPr>
          <w:rFonts w:asciiTheme="minorHAnsi" w:hAnsiTheme="minorHAnsi" w:cstheme="minorHAnsi"/>
          <w:sz w:val="22"/>
        </w:rPr>
        <w:t xml:space="preserve"> UBM (Universal Background Model) et </w:t>
      </w:r>
      <w:proofErr w:type="spellStart"/>
      <w:r w:rsidRPr="0095005B">
        <w:rPr>
          <w:rFonts w:asciiTheme="minorHAnsi" w:hAnsiTheme="minorHAnsi" w:cstheme="minorHAnsi"/>
          <w:sz w:val="22"/>
        </w:rPr>
        <w:t>iVector</w:t>
      </w:r>
      <w:proofErr w:type="spellEnd"/>
      <w:r w:rsidR="00DE4139" w:rsidRPr="0095005B">
        <w:rPr>
          <w:rFonts w:asciiTheme="minorHAnsi" w:hAnsiTheme="minorHAnsi" w:cstheme="minorHAnsi"/>
          <w:sz w:val="22"/>
        </w:rPr>
        <w:t>.</w:t>
      </w:r>
    </w:p>
    <w:p w14:paraId="67E102F1" w14:textId="63D1BCFA" w:rsidR="00846736" w:rsidRPr="0095005B" w:rsidRDefault="00846736" w:rsidP="00B064FC">
      <w:pPr>
        <w:jc w:val="both"/>
        <w:rPr>
          <w:rFonts w:asciiTheme="minorHAnsi" w:hAnsiTheme="minorHAnsi" w:cstheme="minorHAnsi"/>
          <w:sz w:val="22"/>
        </w:rPr>
      </w:pPr>
      <w:r w:rsidRPr="0095005B">
        <w:rPr>
          <w:rFonts w:asciiTheme="minorHAnsi" w:hAnsiTheme="minorHAnsi" w:cstheme="minorHAnsi"/>
          <w:sz w:val="22"/>
        </w:rPr>
        <w:t>Ensuite vient le processus de clustering pour identifier et séparer différentes voix présentes. En règle générale, l'UBM est un modèle qui est utilisé pour modéliser les caractéristiques de la voix qui sont communes à tous les orateurs.</w:t>
      </w:r>
    </w:p>
    <w:p w14:paraId="1B5E2489" w14:textId="77777777" w:rsidR="00DE4139" w:rsidRPr="0095005B" w:rsidRDefault="00DE4139" w:rsidP="00B064FC">
      <w:pPr>
        <w:jc w:val="both"/>
        <w:rPr>
          <w:rFonts w:asciiTheme="minorHAnsi" w:hAnsiTheme="minorHAnsi" w:cstheme="minorHAnsi"/>
          <w:sz w:val="22"/>
        </w:rPr>
      </w:pPr>
    </w:p>
    <w:p w14:paraId="6661E883" w14:textId="77777777" w:rsidR="00846736" w:rsidRPr="0095005B" w:rsidRDefault="00846736" w:rsidP="00B064FC">
      <w:pPr>
        <w:jc w:val="both"/>
        <w:rPr>
          <w:rFonts w:asciiTheme="minorHAnsi" w:hAnsiTheme="minorHAnsi" w:cstheme="minorHAnsi"/>
          <w:sz w:val="22"/>
        </w:rPr>
      </w:pPr>
      <w:r w:rsidRPr="0095005B">
        <w:rPr>
          <w:rFonts w:asciiTheme="minorHAnsi" w:hAnsiTheme="minorHAnsi" w:cstheme="minorHAnsi"/>
          <w:sz w:val="22"/>
        </w:rPr>
        <w:t>L'</w:t>
      </w:r>
      <w:proofErr w:type="spellStart"/>
      <w:r w:rsidRPr="0095005B">
        <w:rPr>
          <w:rFonts w:asciiTheme="minorHAnsi" w:hAnsiTheme="minorHAnsi" w:cstheme="minorHAnsi"/>
          <w:sz w:val="22"/>
        </w:rPr>
        <w:t>iVector</w:t>
      </w:r>
      <w:proofErr w:type="spellEnd"/>
      <w:r w:rsidRPr="0095005B">
        <w:rPr>
          <w:rFonts w:asciiTheme="minorHAnsi" w:hAnsiTheme="minorHAnsi" w:cstheme="minorHAnsi"/>
          <w:sz w:val="22"/>
        </w:rPr>
        <w:t xml:space="preserve"> a pour objectif de réduire les caractéristiques de haute dimension pour avoir un vecteur plus faible qui garde l'information essentielle pour distinguer les locuteurs. </w:t>
      </w:r>
      <w:proofErr w:type="spellStart"/>
      <w:r w:rsidRPr="0095005B">
        <w:rPr>
          <w:rFonts w:asciiTheme="minorHAnsi" w:hAnsiTheme="minorHAnsi" w:cstheme="minorHAnsi"/>
          <w:sz w:val="22"/>
        </w:rPr>
        <w:t>iVector</w:t>
      </w:r>
      <w:proofErr w:type="spellEnd"/>
      <w:r w:rsidRPr="0095005B">
        <w:rPr>
          <w:rFonts w:asciiTheme="minorHAnsi" w:hAnsiTheme="minorHAnsi" w:cstheme="minorHAnsi"/>
          <w:sz w:val="22"/>
        </w:rPr>
        <w:t xml:space="preserve"> utilise le modèle UBM comme référence. Les deux modèles sont liés.</w:t>
      </w:r>
    </w:p>
    <w:p w14:paraId="70FE2998" w14:textId="37482937" w:rsidR="00846736" w:rsidRPr="0095005B" w:rsidRDefault="00846736" w:rsidP="00B064FC">
      <w:pPr>
        <w:jc w:val="both"/>
        <w:rPr>
          <w:rFonts w:asciiTheme="minorHAnsi" w:hAnsiTheme="minorHAnsi" w:cstheme="minorHAnsi"/>
          <w:sz w:val="22"/>
        </w:rPr>
      </w:pPr>
      <w:r w:rsidRPr="0095005B">
        <w:rPr>
          <w:rFonts w:asciiTheme="minorHAnsi" w:hAnsiTheme="minorHAnsi" w:cstheme="minorHAnsi"/>
          <w:sz w:val="22"/>
        </w:rPr>
        <w:t xml:space="preserve">Le </w:t>
      </w:r>
      <w:proofErr w:type="spellStart"/>
      <w:r w:rsidRPr="0095005B">
        <w:rPr>
          <w:rFonts w:asciiTheme="minorHAnsi" w:hAnsiTheme="minorHAnsi" w:cstheme="minorHAnsi"/>
          <w:sz w:val="22"/>
        </w:rPr>
        <w:t>xVector</w:t>
      </w:r>
      <w:proofErr w:type="spellEnd"/>
      <w:r w:rsidRPr="0095005B">
        <w:rPr>
          <w:rFonts w:asciiTheme="minorHAnsi" w:hAnsiTheme="minorHAnsi" w:cstheme="minorHAnsi"/>
          <w:sz w:val="22"/>
        </w:rPr>
        <w:t xml:space="preserve"> est une approche plus récente et complexe qui utilise les réseaux de neurones qui sont entraînés pour apprendre à distinguer les orateurs sans utiliser UBM (séparation de voix).</w:t>
      </w:r>
    </w:p>
    <w:p w14:paraId="618EAA9F" w14:textId="4AC7593C" w:rsidR="00846736" w:rsidRPr="0095005B" w:rsidRDefault="00846736" w:rsidP="00B064FC">
      <w:pPr>
        <w:jc w:val="both"/>
        <w:rPr>
          <w:rFonts w:asciiTheme="minorHAnsi" w:hAnsiTheme="minorHAnsi" w:cstheme="minorHAnsi"/>
          <w:sz w:val="22"/>
        </w:rPr>
      </w:pPr>
      <w:r w:rsidRPr="0095005B">
        <w:rPr>
          <w:rFonts w:asciiTheme="minorHAnsi" w:hAnsiTheme="minorHAnsi" w:cstheme="minorHAnsi"/>
          <w:sz w:val="22"/>
        </w:rPr>
        <w:t>Ces modèles sont utilisés pour la séparation des voix superposées.</w:t>
      </w:r>
    </w:p>
    <w:p w14:paraId="29368762" w14:textId="77777777" w:rsidR="00DA2678" w:rsidRPr="0095005B" w:rsidRDefault="00DA2678" w:rsidP="00B064FC">
      <w:pPr>
        <w:jc w:val="both"/>
        <w:rPr>
          <w:rFonts w:asciiTheme="minorHAnsi" w:hAnsiTheme="minorHAnsi" w:cstheme="minorHAnsi"/>
          <w:sz w:val="22"/>
        </w:rPr>
      </w:pPr>
    </w:p>
    <w:p w14:paraId="2E229C2B" w14:textId="6DF234BD" w:rsidR="00846736" w:rsidRPr="0095005B" w:rsidRDefault="00685347" w:rsidP="00B064FC">
      <w:pPr>
        <w:jc w:val="both"/>
        <w:rPr>
          <w:rFonts w:asciiTheme="minorHAnsi" w:hAnsiTheme="minorHAnsi" w:cstheme="minorHAnsi"/>
          <w:sz w:val="22"/>
        </w:rPr>
      </w:pPr>
      <w:r w:rsidRPr="0095005B">
        <w:rPr>
          <w:rFonts w:asciiTheme="minorHAnsi" w:hAnsiTheme="minorHAnsi" w:cstheme="minorHAnsi"/>
          <w:sz w:val="22"/>
        </w:rPr>
        <w:t>Ces travaux</w:t>
      </w:r>
      <w:r w:rsidR="00846736" w:rsidRPr="0095005B">
        <w:rPr>
          <w:rFonts w:asciiTheme="minorHAnsi" w:hAnsiTheme="minorHAnsi" w:cstheme="minorHAnsi"/>
          <w:sz w:val="22"/>
        </w:rPr>
        <w:t xml:space="preserve"> </w:t>
      </w:r>
      <w:r w:rsidR="006D3192" w:rsidRPr="0095005B">
        <w:rPr>
          <w:rFonts w:asciiTheme="minorHAnsi" w:hAnsiTheme="minorHAnsi" w:cstheme="minorHAnsi"/>
          <w:sz w:val="22"/>
        </w:rPr>
        <w:t>décris ci-dessus</w:t>
      </w:r>
      <w:r w:rsidR="00846736" w:rsidRPr="0095005B">
        <w:rPr>
          <w:rFonts w:asciiTheme="minorHAnsi" w:hAnsiTheme="minorHAnsi" w:cstheme="minorHAnsi"/>
          <w:sz w:val="22"/>
        </w:rPr>
        <w:t xml:space="preserve"> nous </w:t>
      </w:r>
      <w:r w:rsidRPr="0095005B">
        <w:rPr>
          <w:rFonts w:asciiTheme="minorHAnsi" w:hAnsiTheme="minorHAnsi" w:cstheme="minorHAnsi"/>
          <w:sz w:val="22"/>
        </w:rPr>
        <w:t xml:space="preserve">ont </w:t>
      </w:r>
      <w:r w:rsidR="00846736" w:rsidRPr="0095005B">
        <w:rPr>
          <w:rFonts w:asciiTheme="minorHAnsi" w:hAnsiTheme="minorHAnsi" w:cstheme="minorHAnsi"/>
          <w:sz w:val="22"/>
        </w:rPr>
        <w:t>donn</w:t>
      </w:r>
      <w:r w:rsidRPr="0095005B">
        <w:rPr>
          <w:rFonts w:asciiTheme="minorHAnsi" w:hAnsiTheme="minorHAnsi" w:cstheme="minorHAnsi"/>
          <w:sz w:val="22"/>
        </w:rPr>
        <w:t>é</w:t>
      </w:r>
      <w:r w:rsidR="00846736" w:rsidRPr="0095005B">
        <w:rPr>
          <w:rFonts w:asciiTheme="minorHAnsi" w:hAnsiTheme="minorHAnsi" w:cstheme="minorHAnsi"/>
          <w:sz w:val="22"/>
        </w:rPr>
        <w:t xml:space="preserve"> un aperçu du travail que nous devrions faire</w:t>
      </w:r>
      <w:r w:rsidR="00495214" w:rsidRPr="0095005B">
        <w:rPr>
          <w:rFonts w:asciiTheme="minorHAnsi" w:hAnsiTheme="minorHAnsi" w:cstheme="minorHAnsi"/>
          <w:sz w:val="22"/>
        </w:rPr>
        <w:t xml:space="preserve"> et des </w:t>
      </w:r>
      <w:r w:rsidR="00D67FD2" w:rsidRPr="0095005B">
        <w:rPr>
          <w:rFonts w:asciiTheme="minorHAnsi" w:hAnsiTheme="minorHAnsi" w:cstheme="minorHAnsi"/>
          <w:sz w:val="22"/>
        </w:rPr>
        <w:t>améliorations</w:t>
      </w:r>
      <w:r w:rsidR="007F22FE" w:rsidRPr="0095005B">
        <w:rPr>
          <w:rFonts w:asciiTheme="minorHAnsi" w:hAnsiTheme="minorHAnsi" w:cstheme="minorHAnsi"/>
          <w:sz w:val="22"/>
        </w:rPr>
        <w:t xml:space="preserve"> à effectuer</w:t>
      </w:r>
      <w:r w:rsidR="00846736" w:rsidRPr="0095005B">
        <w:rPr>
          <w:rFonts w:asciiTheme="minorHAnsi" w:hAnsiTheme="minorHAnsi" w:cstheme="minorHAnsi"/>
          <w:sz w:val="22"/>
        </w:rPr>
        <w:t>.</w:t>
      </w:r>
    </w:p>
    <w:p w14:paraId="0620586B" w14:textId="38C94B13" w:rsidR="0064668E" w:rsidRPr="0095005B" w:rsidRDefault="00846736" w:rsidP="00B064FC">
      <w:pPr>
        <w:jc w:val="both"/>
        <w:rPr>
          <w:rFonts w:asciiTheme="minorHAnsi" w:hAnsiTheme="minorHAnsi" w:cstheme="minorHAnsi"/>
          <w:sz w:val="22"/>
        </w:rPr>
      </w:pPr>
      <w:proofErr w:type="spellStart"/>
      <w:r w:rsidRPr="0095005B">
        <w:rPr>
          <w:rFonts w:asciiTheme="minorHAnsi" w:hAnsiTheme="minorHAnsi" w:cstheme="minorHAnsi"/>
          <w:sz w:val="22"/>
        </w:rPr>
        <w:t>Alten</w:t>
      </w:r>
      <w:proofErr w:type="spellEnd"/>
      <w:r w:rsidRPr="0095005B">
        <w:rPr>
          <w:rFonts w:asciiTheme="minorHAnsi" w:hAnsiTheme="minorHAnsi" w:cstheme="minorHAnsi"/>
          <w:sz w:val="22"/>
        </w:rPr>
        <w:t xml:space="preserve"> nous a aussi fourni une machine virtuelle nous permettant d</w:t>
      </w:r>
      <w:r w:rsidR="007F22FE" w:rsidRPr="0095005B">
        <w:rPr>
          <w:rFonts w:asciiTheme="minorHAnsi" w:hAnsiTheme="minorHAnsi" w:cstheme="minorHAnsi"/>
          <w:sz w:val="22"/>
        </w:rPr>
        <w:t>’</w:t>
      </w:r>
      <w:r w:rsidRPr="0095005B">
        <w:rPr>
          <w:rFonts w:asciiTheme="minorHAnsi" w:hAnsiTheme="minorHAnsi" w:cstheme="minorHAnsi"/>
          <w:sz w:val="22"/>
        </w:rPr>
        <w:t>entraîner nos modèles d’IA plus rapidement grâce au GPU</w:t>
      </w:r>
      <w:r w:rsidR="007F76E8" w:rsidRPr="0095005B">
        <w:rPr>
          <w:rFonts w:asciiTheme="minorHAnsi" w:hAnsiTheme="minorHAnsi" w:cstheme="minorHAnsi"/>
          <w:sz w:val="22"/>
        </w:rPr>
        <w:t xml:space="preserve"> mais n</w:t>
      </w:r>
      <w:r w:rsidRPr="0095005B">
        <w:rPr>
          <w:rFonts w:asciiTheme="minorHAnsi" w:hAnsiTheme="minorHAnsi" w:cstheme="minorHAnsi"/>
          <w:sz w:val="22"/>
        </w:rPr>
        <w:t xml:space="preserve">ous ne l’avons pas utilisé car nous avions eu des problèmes </w:t>
      </w:r>
      <w:r w:rsidR="000E40C5" w:rsidRPr="0095005B">
        <w:rPr>
          <w:rFonts w:asciiTheme="minorHAnsi" w:hAnsiTheme="minorHAnsi" w:cstheme="minorHAnsi"/>
          <w:sz w:val="22"/>
        </w:rPr>
        <w:t xml:space="preserve">pour s’y connecter </w:t>
      </w:r>
      <w:r w:rsidRPr="0095005B">
        <w:rPr>
          <w:rFonts w:asciiTheme="minorHAnsi" w:hAnsiTheme="minorHAnsi" w:cstheme="minorHAnsi"/>
          <w:sz w:val="22"/>
        </w:rPr>
        <w:t>et parce que nos modèles n'en avaient pas spécialement besoin.</w:t>
      </w:r>
    </w:p>
    <w:p w14:paraId="12B55627" w14:textId="77777777" w:rsidR="00A00379" w:rsidRPr="0095005B" w:rsidRDefault="00A00379">
      <w:pPr>
        <w:spacing w:after="0" w:line="240" w:lineRule="auto"/>
        <w:rPr>
          <w:rFonts w:asciiTheme="minorHAnsi" w:eastAsia="Times New Roman" w:hAnsiTheme="minorHAnsi" w:cstheme="minorHAnsi"/>
          <w:b/>
          <w:bCs/>
          <w:color w:val="4F81BD"/>
          <w:sz w:val="22"/>
          <w:szCs w:val="26"/>
          <w:lang w:val="fr"/>
        </w:rPr>
      </w:pPr>
      <w:r w:rsidRPr="0095005B">
        <w:rPr>
          <w:rFonts w:asciiTheme="minorHAnsi" w:hAnsiTheme="minorHAnsi" w:cstheme="minorHAnsi"/>
          <w:sz w:val="22"/>
          <w:lang w:val="fr"/>
        </w:rPr>
        <w:br w:type="page"/>
      </w:r>
    </w:p>
    <w:p w14:paraId="5D5451DB" w14:textId="08034DBC" w:rsidR="000E40C5" w:rsidRPr="0095005B" w:rsidRDefault="001D36C5" w:rsidP="76110CE9">
      <w:pPr>
        <w:pStyle w:val="Titre2"/>
        <w:jc w:val="both"/>
        <w:rPr>
          <w:rFonts w:asciiTheme="minorHAnsi" w:eastAsia="Calibri Light" w:hAnsiTheme="minorHAnsi" w:cstheme="minorBidi"/>
        </w:rPr>
      </w:pPr>
      <w:r w:rsidRPr="76110CE9">
        <w:rPr>
          <w:rFonts w:asciiTheme="minorHAnsi" w:eastAsia="Calibri Light" w:hAnsiTheme="minorHAnsi" w:cstheme="minorBidi"/>
        </w:rPr>
        <w:lastRenderedPageBreak/>
        <w:t>Outils pour faire de l’IA</w:t>
      </w:r>
    </w:p>
    <w:p w14:paraId="3226A283" w14:textId="77777777" w:rsidR="000E40C5" w:rsidRPr="0095005B" w:rsidRDefault="000E40C5" w:rsidP="76110CE9">
      <w:pPr>
        <w:spacing w:after="0" w:line="240" w:lineRule="auto"/>
        <w:jc w:val="both"/>
        <w:rPr>
          <w:rFonts w:asciiTheme="minorHAnsi" w:eastAsia="Calibri Light" w:hAnsiTheme="minorHAnsi" w:cstheme="minorBidi"/>
        </w:rPr>
      </w:pPr>
    </w:p>
    <w:p w14:paraId="5C48CFA9" w14:textId="29716A03" w:rsidR="00ED0BC3" w:rsidRPr="0095005B" w:rsidRDefault="00ED0BC3" w:rsidP="76110CE9">
      <w:pPr>
        <w:ind w:firstLine="708"/>
        <w:jc w:val="both"/>
        <w:rPr>
          <w:rFonts w:asciiTheme="minorHAnsi" w:hAnsiTheme="minorHAnsi" w:cstheme="minorBidi"/>
          <w:sz w:val="22"/>
        </w:rPr>
      </w:pPr>
      <w:r w:rsidRPr="76110CE9">
        <w:rPr>
          <w:rFonts w:asciiTheme="minorHAnsi" w:hAnsiTheme="minorHAnsi" w:cstheme="minorBidi"/>
          <w:sz w:val="22"/>
        </w:rPr>
        <w:t xml:space="preserve">Pour réaliser notre projet de </w:t>
      </w:r>
      <w:r w:rsidR="003F7868" w:rsidRPr="76110CE9">
        <w:rPr>
          <w:rFonts w:asciiTheme="minorHAnsi" w:hAnsiTheme="minorHAnsi" w:cstheme="minorBidi"/>
          <w:sz w:val="22"/>
        </w:rPr>
        <w:t>R&amp;D</w:t>
      </w:r>
      <w:r w:rsidRPr="76110CE9">
        <w:rPr>
          <w:rFonts w:asciiTheme="minorHAnsi" w:hAnsiTheme="minorHAnsi" w:cstheme="minorBidi"/>
          <w:sz w:val="22"/>
        </w:rPr>
        <w:t xml:space="preserve"> </w:t>
      </w:r>
      <w:proofErr w:type="spellStart"/>
      <w:r w:rsidRPr="76110CE9">
        <w:rPr>
          <w:rFonts w:asciiTheme="minorHAnsi" w:hAnsiTheme="minorHAnsi" w:cstheme="minorBidi"/>
          <w:sz w:val="22"/>
        </w:rPr>
        <w:t>Méd-IA</w:t>
      </w:r>
      <w:proofErr w:type="spellEnd"/>
      <w:r w:rsidRPr="76110CE9">
        <w:rPr>
          <w:rFonts w:asciiTheme="minorHAnsi" w:hAnsiTheme="minorHAnsi" w:cstheme="minorBidi"/>
          <w:sz w:val="22"/>
        </w:rPr>
        <w:t xml:space="preserve">, nous avons décidé de nous concentrer sur ce que nous maîtrisons le mieux, soit le langage de programmation Python. Ce langage est très populaire dans le domaine de la data science et de l'intelligence artificielle. Nous pouvons retrouver sur Python les deux bibliothèques les plus populaires pour faire de l’IA Deep Learning : </w:t>
      </w:r>
      <w:proofErr w:type="spellStart"/>
      <w:r w:rsidRPr="76110CE9">
        <w:rPr>
          <w:rFonts w:asciiTheme="minorHAnsi" w:hAnsiTheme="minorHAnsi" w:cstheme="minorBidi"/>
          <w:sz w:val="22"/>
        </w:rPr>
        <w:t>TensorFlow</w:t>
      </w:r>
      <w:proofErr w:type="spellEnd"/>
      <w:r w:rsidRPr="76110CE9">
        <w:rPr>
          <w:rFonts w:asciiTheme="minorHAnsi" w:hAnsiTheme="minorHAnsi" w:cstheme="minorBidi"/>
          <w:sz w:val="22"/>
        </w:rPr>
        <w:t xml:space="preserve"> de Google et </w:t>
      </w:r>
      <w:proofErr w:type="spellStart"/>
      <w:r w:rsidRPr="76110CE9">
        <w:rPr>
          <w:rFonts w:asciiTheme="minorHAnsi" w:hAnsiTheme="minorHAnsi" w:cstheme="minorBidi"/>
          <w:sz w:val="22"/>
        </w:rPr>
        <w:t>PyTorch</w:t>
      </w:r>
      <w:proofErr w:type="spellEnd"/>
      <w:r w:rsidRPr="76110CE9">
        <w:rPr>
          <w:rFonts w:asciiTheme="minorHAnsi" w:hAnsiTheme="minorHAnsi" w:cstheme="minorBidi"/>
          <w:sz w:val="22"/>
        </w:rPr>
        <w:t xml:space="preserve"> de Meta.</w:t>
      </w:r>
    </w:p>
    <w:p w14:paraId="70536B8C" w14:textId="77777777" w:rsidR="00ED0BC3" w:rsidRPr="0095005B" w:rsidRDefault="00ED0BC3" w:rsidP="76110CE9">
      <w:pPr>
        <w:jc w:val="both"/>
        <w:rPr>
          <w:rFonts w:asciiTheme="minorHAnsi" w:hAnsiTheme="minorHAnsi" w:cstheme="minorBidi"/>
          <w:sz w:val="22"/>
        </w:rPr>
      </w:pPr>
      <w:proofErr w:type="spellStart"/>
      <w:r w:rsidRPr="76110CE9">
        <w:rPr>
          <w:rFonts w:asciiTheme="minorHAnsi" w:hAnsiTheme="minorHAnsi" w:cstheme="minorBidi"/>
          <w:sz w:val="22"/>
        </w:rPr>
        <w:t>TensorFlow</w:t>
      </w:r>
      <w:proofErr w:type="spellEnd"/>
      <w:r w:rsidRPr="76110CE9">
        <w:rPr>
          <w:rFonts w:asciiTheme="minorHAnsi" w:hAnsiTheme="minorHAnsi" w:cstheme="minorBidi"/>
          <w:sz w:val="22"/>
        </w:rPr>
        <w:t xml:space="preserve"> est une bibliothèque de Python que l’on a l’habitude d’utiliser pour presque tous nos projets et nos cours de Deep Learning, tandis que </w:t>
      </w:r>
      <w:proofErr w:type="spellStart"/>
      <w:r w:rsidRPr="76110CE9">
        <w:rPr>
          <w:rFonts w:asciiTheme="minorHAnsi" w:hAnsiTheme="minorHAnsi" w:cstheme="minorBidi"/>
          <w:sz w:val="22"/>
        </w:rPr>
        <w:t>PyTorch</w:t>
      </w:r>
      <w:proofErr w:type="spellEnd"/>
      <w:r w:rsidRPr="76110CE9">
        <w:rPr>
          <w:rFonts w:asciiTheme="minorHAnsi" w:hAnsiTheme="minorHAnsi" w:cstheme="minorBidi"/>
          <w:sz w:val="22"/>
        </w:rPr>
        <w:t xml:space="preserve"> est une bibliothèque qui n’a jamais ou peu été utilisée par notre équipe.</w:t>
      </w:r>
    </w:p>
    <w:p w14:paraId="4B51BBF1" w14:textId="55E49D61" w:rsidR="00ED0BC3" w:rsidRPr="0095005B" w:rsidRDefault="00ED0BC3" w:rsidP="76110CE9">
      <w:pPr>
        <w:jc w:val="both"/>
        <w:rPr>
          <w:rFonts w:asciiTheme="minorHAnsi" w:hAnsiTheme="minorHAnsi" w:cstheme="minorBidi"/>
          <w:sz w:val="22"/>
        </w:rPr>
      </w:pPr>
      <w:r w:rsidRPr="76110CE9">
        <w:rPr>
          <w:rFonts w:asciiTheme="minorHAnsi" w:hAnsiTheme="minorHAnsi" w:cstheme="minorBidi"/>
          <w:sz w:val="22"/>
        </w:rPr>
        <w:t xml:space="preserve">L’avantage d’utiliser </w:t>
      </w:r>
      <w:proofErr w:type="spellStart"/>
      <w:r w:rsidRPr="76110CE9">
        <w:rPr>
          <w:rFonts w:asciiTheme="minorHAnsi" w:hAnsiTheme="minorHAnsi" w:cstheme="minorBidi"/>
          <w:sz w:val="22"/>
        </w:rPr>
        <w:t>TensorFlow</w:t>
      </w:r>
      <w:proofErr w:type="spellEnd"/>
      <w:r w:rsidRPr="76110CE9">
        <w:rPr>
          <w:rFonts w:asciiTheme="minorHAnsi" w:hAnsiTheme="minorHAnsi" w:cstheme="minorBidi"/>
          <w:sz w:val="22"/>
        </w:rPr>
        <w:t xml:space="preserve"> pour ce projet est que nous connaissons déjà le cadre de travail, ce qui nous facilitera la mise en place d</w:t>
      </w:r>
      <w:r w:rsidR="0093214C" w:rsidRPr="76110CE9">
        <w:rPr>
          <w:rFonts w:asciiTheme="minorHAnsi" w:hAnsiTheme="minorHAnsi" w:cstheme="minorBidi"/>
          <w:sz w:val="22"/>
        </w:rPr>
        <w:t>es modèles</w:t>
      </w:r>
      <w:r w:rsidRPr="76110CE9">
        <w:rPr>
          <w:rFonts w:asciiTheme="minorHAnsi" w:hAnsiTheme="minorHAnsi" w:cstheme="minorBidi"/>
          <w:sz w:val="22"/>
        </w:rPr>
        <w:t>.</w:t>
      </w:r>
    </w:p>
    <w:p w14:paraId="19A3DD8D" w14:textId="77777777" w:rsidR="00ED0BC3" w:rsidRPr="0095005B" w:rsidRDefault="00ED0BC3" w:rsidP="76110CE9">
      <w:pPr>
        <w:jc w:val="both"/>
        <w:rPr>
          <w:rFonts w:asciiTheme="minorHAnsi" w:hAnsiTheme="minorHAnsi" w:cstheme="minorBidi"/>
          <w:sz w:val="22"/>
        </w:rPr>
      </w:pPr>
      <w:proofErr w:type="spellStart"/>
      <w:r w:rsidRPr="76110CE9">
        <w:rPr>
          <w:rFonts w:asciiTheme="minorHAnsi" w:hAnsiTheme="minorHAnsi" w:cstheme="minorBidi"/>
          <w:sz w:val="22"/>
        </w:rPr>
        <w:t>TensorFlow</w:t>
      </w:r>
      <w:proofErr w:type="spellEnd"/>
      <w:r w:rsidRPr="76110CE9">
        <w:rPr>
          <w:rFonts w:asciiTheme="minorHAnsi" w:hAnsiTheme="minorHAnsi" w:cstheme="minorBidi"/>
          <w:sz w:val="22"/>
        </w:rPr>
        <w:t xml:space="preserve"> est connu pour être axé sur l'industrie tandis que </w:t>
      </w:r>
      <w:proofErr w:type="spellStart"/>
      <w:r w:rsidRPr="76110CE9">
        <w:rPr>
          <w:rFonts w:asciiTheme="minorHAnsi" w:hAnsiTheme="minorHAnsi" w:cstheme="minorBidi"/>
          <w:sz w:val="22"/>
        </w:rPr>
        <w:t>PyTorch</w:t>
      </w:r>
      <w:proofErr w:type="spellEnd"/>
      <w:r w:rsidRPr="76110CE9">
        <w:rPr>
          <w:rFonts w:asciiTheme="minorHAnsi" w:hAnsiTheme="minorHAnsi" w:cstheme="minorBidi"/>
          <w:sz w:val="22"/>
        </w:rPr>
        <w:t xml:space="preserve"> est axé sur la recherche, ce qui est plus ce que l’on recherche à ce stade du projet.</w:t>
      </w:r>
    </w:p>
    <w:p w14:paraId="3E772B43" w14:textId="77777777" w:rsidR="00ED0BC3" w:rsidRPr="0095005B" w:rsidRDefault="00ED0BC3" w:rsidP="76110CE9">
      <w:pPr>
        <w:jc w:val="both"/>
        <w:rPr>
          <w:rFonts w:asciiTheme="minorHAnsi" w:hAnsiTheme="minorHAnsi" w:cstheme="minorBidi"/>
          <w:sz w:val="22"/>
        </w:rPr>
      </w:pPr>
      <w:r w:rsidRPr="76110CE9">
        <w:rPr>
          <w:rFonts w:asciiTheme="minorHAnsi" w:hAnsiTheme="minorHAnsi" w:cstheme="minorBidi"/>
          <w:sz w:val="22"/>
        </w:rPr>
        <w:t>Pour faire un choix sur la bibliothèque à choisir, nous devons prendre en compte la disponibilité des modèles, le déploiement de l'infrastructure et l'écosystème.</w:t>
      </w:r>
    </w:p>
    <w:p w14:paraId="7CC3764A" w14:textId="77777777" w:rsidR="00ED0BC3" w:rsidRPr="0095005B" w:rsidRDefault="00ED0BC3" w:rsidP="76110CE9">
      <w:pPr>
        <w:jc w:val="both"/>
        <w:rPr>
          <w:rFonts w:asciiTheme="minorHAnsi" w:hAnsiTheme="minorHAnsi" w:cstheme="minorBidi"/>
          <w:sz w:val="22"/>
        </w:rPr>
      </w:pPr>
      <w:r w:rsidRPr="76110CE9">
        <w:rPr>
          <w:rFonts w:asciiTheme="minorHAnsi" w:hAnsiTheme="minorHAnsi" w:cstheme="minorBidi"/>
          <w:sz w:val="22"/>
        </w:rPr>
        <w:t>Le déploiement de l'infrastructure nous importe peu, donc nous allons regarder de plus près la disponibilité des modèles et l'écosystème.</w:t>
      </w:r>
    </w:p>
    <w:p w14:paraId="719DE3A0" w14:textId="77777777" w:rsidR="00ED0BC3" w:rsidRPr="0095005B" w:rsidRDefault="00ED0BC3" w:rsidP="76110CE9">
      <w:pPr>
        <w:jc w:val="both"/>
        <w:rPr>
          <w:rFonts w:asciiTheme="minorHAnsi" w:hAnsiTheme="minorHAnsi" w:cstheme="minorBidi"/>
          <w:sz w:val="22"/>
        </w:rPr>
      </w:pPr>
      <w:proofErr w:type="spellStart"/>
      <w:r w:rsidRPr="76110CE9">
        <w:rPr>
          <w:rFonts w:asciiTheme="minorHAnsi" w:hAnsiTheme="minorHAnsi" w:cstheme="minorBidi"/>
          <w:sz w:val="22"/>
        </w:rPr>
        <w:t>PyTorch</w:t>
      </w:r>
      <w:proofErr w:type="spellEnd"/>
      <w:r w:rsidRPr="76110CE9">
        <w:rPr>
          <w:rFonts w:asciiTheme="minorHAnsi" w:hAnsiTheme="minorHAnsi" w:cstheme="minorBidi"/>
          <w:sz w:val="22"/>
        </w:rPr>
        <w:t xml:space="preserve"> est clairement à privilégier pour la recherche en raison du nombre de modèles disponibles, de la facilité à ajuster les modèles et du nombre de publications de recherche utilisant </w:t>
      </w:r>
      <w:proofErr w:type="spellStart"/>
      <w:r w:rsidRPr="76110CE9">
        <w:rPr>
          <w:rFonts w:asciiTheme="minorHAnsi" w:hAnsiTheme="minorHAnsi" w:cstheme="minorBidi"/>
          <w:sz w:val="22"/>
        </w:rPr>
        <w:t>PyTorch</w:t>
      </w:r>
      <w:proofErr w:type="spellEnd"/>
      <w:r w:rsidRPr="76110CE9">
        <w:rPr>
          <w:rFonts w:asciiTheme="minorHAnsi" w:hAnsiTheme="minorHAnsi" w:cstheme="minorBidi"/>
          <w:sz w:val="22"/>
        </w:rPr>
        <w:t xml:space="preserve">. Cependant, </w:t>
      </w:r>
      <w:proofErr w:type="spellStart"/>
      <w:r w:rsidRPr="76110CE9">
        <w:rPr>
          <w:rFonts w:asciiTheme="minorHAnsi" w:hAnsiTheme="minorHAnsi" w:cstheme="minorBidi"/>
          <w:sz w:val="22"/>
        </w:rPr>
        <w:t>TensorFlow</w:t>
      </w:r>
      <w:proofErr w:type="spellEnd"/>
      <w:r w:rsidRPr="76110CE9">
        <w:rPr>
          <w:rFonts w:asciiTheme="minorHAnsi" w:hAnsiTheme="minorHAnsi" w:cstheme="minorBidi"/>
          <w:sz w:val="22"/>
        </w:rPr>
        <w:t xml:space="preserve"> reste un très bon candidat pour faire de la recherche en raison de la disponibilité des modèles les plus populaires sur </w:t>
      </w:r>
      <w:proofErr w:type="spellStart"/>
      <w:r w:rsidRPr="76110CE9">
        <w:rPr>
          <w:rFonts w:asciiTheme="minorHAnsi" w:hAnsiTheme="minorHAnsi" w:cstheme="minorBidi"/>
          <w:sz w:val="22"/>
        </w:rPr>
        <w:t>TensorFlow</w:t>
      </w:r>
      <w:proofErr w:type="spellEnd"/>
      <w:r w:rsidRPr="76110CE9">
        <w:rPr>
          <w:rFonts w:asciiTheme="minorHAnsi" w:hAnsiTheme="minorHAnsi" w:cstheme="minorBidi"/>
          <w:sz w:val="22"/>
        </w:rPr>
        <w:t>.</w:t>
      </w:r>
    </w:p>
    <w:p w14:paraId="51325CF2" w14:textId="77777777" w:rsidR="00ED0BC3" w:rsidRPr="0095005B" w:rsidRDefault="00ED0BC3" w:rsidP="76110CE9">
      <w:pPr>
        <w:jc w:val="both"/>
        <w:rPr>
          <w:rFonts w:asciiTheme="minorHAnsi" w:hAnsiTheme="minorHAnsi" w:cstheme="minorBidi"/>
          <w:sz w:val="22"/>
        </w:rPr>
      </w:pPr>
    </w:p>
    <w:p w14:paraId="3AE53023" w14:textId="77777777" w:rsidR="006A3227" w:rsidRPr="0095005B" w:rsidRDefault="00ED0BC3" w:rsidP="76110CE9">
      <w:pPr>
        <w:jc w:val="both"/>
        <w:rPr>
          <w:rFonts w:asciiTheme="minorHAnsi" w:hAnsiTheme="minorHAnsi" w:cstheme="minorBidi"/>
          <w:sz w:val="22"/>
        </w:rPr>
      </w:pPr>
      <w:r w:rsidRPr="76110CE9">
        <w:rPr>
          <w:rFonts w:asciiTheme="minorHAnsi" w:hAnsiTheme="minorHAnsi" w:cstheme="minorBidi"/>
          <w:sz w:val="22"/>
        </w:rPr>
        <w:t xml:space="preserve">Durant ce projet, nous allons privilégier </w:t>
      </w:r>
      <w:proofErr w:type="spellStart"/>
      <w:r w:rsidRPr="76110CE9">
        <w:rPr>
          <w:rFonts w:asciiTheme="minorHAnsi" w:hAnsiTheme="minorHAnsi" w:cstheme="minorBidi"/>
          <w:sz w:val="22"/>
        </w:rPr>
        <w:t>PyTorch</w:t>
      </w:r>
      <w:proofErr w:type="spellEnd"/>
      <w:r w:rsidRPr="76110CE9">
        <w:rPr>
          <w:rFonts w:asciiTheme="minorHAnsi" w:hAnsiTheme="minorHAnsi" w:cstheme="minorBidi"/>
          <w:sz w:val="22"/>
        </w:rPr>
        <w:t xml:space="preserve"> mais nous pourrions aussi utiliser </w:t>
      </w:r>
      <w:proofErr w:type="spellStart"/>
      <w:r w:rsidRPr="76110CE9">
        <w:rPr>
          <w:rFonts w:asciiTheme="minorHAnsi" w:hAnsiTheme="minorHAnsi" w:cstheme="minorBidi"/>
          <w:sz w:val="22"/>
        </w:rPr>
        <w:t>TensorFlow</w:t>
      </w:r>
      <w:proofErr w:type="spellEnd"/>
      <w:r w:rsidRPr="76110CE9">
        <w:rPr>
          <w:rFonts w:asciiTheme="minorHAnsi" w:hAnsiTheme="minorHAnsi" w:cstheme="minorBidi"/>
          <w:sz w:val="22"/>
        </w:rPr>
        <w:t xml:space="preserve">. </w:t>
      </w:r>
    </w:p>
    <w:p w14:paraId="1623A3BD" w14:textId="718FF634" w:rsidR="001D36C5" w:rsidRPr="0095005B" w:rsidRDefault="00ED0BC3" w:rsidP="76110CE9">
      <w:pPr>
        <w:jc w:val="both"/>
        <w:rPr>
          <w:rFonts w:asciiTheme="minorHAnsi" w:hAnsiTheme="minorHAnsi" w:cstheme="minorBidi"/>
          <w:sz w:val="22"/>
        </w:rPr>
      </w:pPr>
      <w:r w:rsidRPr="76110CE9">
        <w:rPr>
          <w:rFonts w:asciiTheme="minorHAnsi" w:hAnsiTheme="minorHAnsi" w:cstheme="minorBidi"/>
          <w:sz w:val="22"/>
        </w:rPr>
        <w:t xml:space="preserve">De plus, presque tous les modèles pré-entraînés par les grandes entreprises tech que nous allons utiliser ont été développés en utilisant </w:t>
      </w:r>
      <w:proofErr w:type="spellStart"/>
      <w:r w:rsidRPr="76110CE9">
        <w:rPr>
          <w:rFonts w:asciiTheme="minorHAnsi" w:hAnsiTheme="minorHAnsi" w:cstheme="minorBidi"/>
          <w:sz w:val="22"/>
        </w:rPr>
        <w:t>PyTorch</w:t>
      </w:r>
      <w:proofErr w:type="spellEnd"/>
      <w:r w:rsidRPr="76110CE9">
        <w:rPr>
          <w:rFonts w:asciiTheme="minorHAnsi" w:hAnsiTheme="minorHAnsi" w:cstheme="minorBidi"/>
          <w:sz w:val="22"/>
        </w:rPr>
        <w:t>. Il est ainsi indispensable de connaître cette bibliothèque et de savoir l’utiliser pour ce type de projet.</w:t>
      </w:r>
    </w:p>
    <w:p w14:paraId="57B41DED" w14:textId="75161A44" w:rsidR="00B064FC" w:rsidRPr="0095005B" w:rsidRDefault="00B064FC" w:rsidP="76110CE9">
      <w:pPr>
        <w:jc w:val="both"/>
        <w:rPr>
          <w:rFonts w:asciiTheme="minorHAnsi" w:hAnsiTheme="minorHAnsi" w:cstheme="minorBidi"/>
          <w:sz w:val="22"/>
        </w:rPr>
      </w:pPr>
      <w:r w:rsidRPr="76110CE9">
        <w:rPr>
          <w:rFonts w:asciiTheme="minorHAnsi" w:hAnsiTheme="minorHAnsi" w:cstheme="minorBidi"/>
          <w:sz w:val="22"/>
        </w:rPr>
        <w:t>Vous retrouverez ci-dessous</w:t>
      </w:r>
      <w:r w:rsidR="00493BA1" w:rsidRPr="76110CE9">
        <w:rPr>
          <w:rFonts w:asciiTheme="minorHAnsi" w:hAnsiTheme="minorHAnsi" w:cstheme="minorBidi"/>
          <w:sz w:val="22"/>
        </w:rPr>
        <w:t xml:space="preserve"> les deux </w:t>
      </w:r>
      <w:proofErr w:type="spellStart"/>
      <w:r w:rsidR="00493BA1" w:rsidRPr="76110CE9">
        <w:rPr>
          <w:rFonts w:asciiTheme="minorHAnsi" w:hAnsiTheme="minorHAnsi" w:cstheme="minorBidi"/>
          <w:sz w:val="22"/>
        </w:rPr>
        <w:t>graphgiques</w:t>
      </w:r>
      <w:proofErr w:type="spellEnd"/>
      <w:r w:rsidR="003C5D08" w:rsidRPr="76110CE9">
        <w:rPr>
          <w:rFonts w:asciiTheme="minorHAnsi" w:hAnsiTheme="minorHAnsi" w:cstheme="minorBidi"/>
          <w:sz w:val="22"/>
        </w:rPr>
        <w:t xml:space="preserve"> représentant le nombre de modèle selon </w:t>
      </w:r>
      <w:proofErr w:type="spellStart"/>
      <w:r w:rsidR="00A5200D" w:rsidRPr="76110CE9">
        <w:rPr>
          <w:rFonts w:asciiTheme="minorHAnsi" w:hAnsiTheme="minorHAnsi" w:cstheme="minorBidi"/>
          <w:sz w:val="22"/>
        </w:rPr>
        <w:t>TensorFlow</w:t>
      </w:r>
      <w:proofErr w:type="spellEnd"/>
      <w:r w:rsidR="00A5200D" w:rsidRPr="76110CE9">
        <w:rPr>
          <w:rFonts w:asciiTheme="minorHAnsi" w:hAnsiTheme="minorHAnsi" w:cstheme="minorBidi"/>
          <w:sz w:val="22"/>
        </w:rPr>
        <w:t xml:space="preserve"> et </w:t>
      </w:r>
      <w:proofErr w:type="spellStart"/>
      <w:r w:rsidR="00A5200D" w:rsidRPr="76110CE9">
        <w:rPr>
          <w:rFonts w:asciiTheme="minorHAnsi" w:hAnsiTheme="minorHAnsi" w:cstheme="minorBidi"/>
          <w:sz w:val="22"/>
        </w:rPr>
        <w:t>PyTorch</w:t>
      </w:r>
      <w:proofErr w:type="spellEnd"/>
      <w:r w:rsidR="00A5200D" w:rsidRPr="76110CE9">
        <w:rPr>
          <w:rFonts w:asciiTheme="minorHAnsi" w:hAnsiTheme="minorHAnsi" w:cstheme="minorBidi"/>
          <w:sz w:val="22"/>
        </w:rPr>
        <w:t>.</w:t>
      </w:r>
    </w:p>
    <w:p w14:paraId="793E1263" w14:textId="1D441DDD" w:rsidR="000E40C5" w:rsidRDefault="00A5200D" w:rsidP="00ED0BC3">
      <w:pPr>
        <w:spacing w:after="0" w:line="240" w:lineRule="auto"/>
        <w:rPr>
          <w:rFonts w:ascii="Cambria" w:eastAsia="Calibri Light" w:hAnsi="Cambria"/>
          <w:b/>
          <w:bCs/>
          <w:color w:val="4F81BD"/>
          <w:sz w:val="26"/>
          <w:szCs w:val="26"/>
        </w:rPr>
      </w:pPr>
      <w:r w:rsidRPr="00E45D91">
        <w:rPr>
          <w:noProof/>
        </w:rPr>
        <w:drawing>
          <wp:anchor distT="0" distB="0" distL="114300" distR="114300" simplePos="0" relativeHeight="251658246" behindDoc="0" locked="0" layoutInCell="1" allowOverlap="1" wp14:anchorId="5F712AE7" wp14:editId="2D015957">
            <wp:simplePos x="0" y="0"/>
            <wp:positionH relativeFrom="column">
              <wp:posOffset>-442223</wp:posOffset>
            </wp:positionH>
            <wp:positionV relativeFrom="paragraph">
              <wp:posOffset>110195</wp:posOffset>
            </wp:positionV>
            <wp:extent cx="3131024" cy="2047875"/>
            <wp:effectExtent l="0" t="0" r="0" b="0"/>
            <wp:wrapNone/>
            <wp:docPr id="4" name="Image 3" descr="Une image contenant texte, capture d’écran, Police, ligne&#10;&#10;Description générée automatiquement">
              <a:extLst xmlns:a="http://schemas.openxmlformats.org/drawingml/2006/main">
                <a:ext uri="{FF2B5EF4-FFF2-40B4-BE49-F238E27FC236}">
                  <a16:creationId xmlns:a16="http://schemas.microsoft.com/office/drawing/2014/main" id="{AB7480E0-F271-1762-EABC-4F2454A848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Une image contenant texte, capture d’écran, Police, ligne&#10;&#10;Description générée automatiquement">
                      <a:extLst>
                        <a:ext uri="{FF2B5EF4-FFF2-40B4-BE49-F238E27FC236}">
                          <a16:creationId xmlns:a16="http://schemas.microsoft.com/office/drawing/2014/main" id="{AB7480E0-F271-1762-EABC-4F2454A848B6}"/>
                        </a:ext>
                      </a:extLst>
                    </pic:cNvPr>
                    <pic:cNvPicPr>
                      <a:picLocks noChangeAspect="1"/>
                    </pic:cNvPicPr>
                  </pic:nvPicPr>
                  <pic:blipFill>
                    <a:blip r:embed="rId19"/>
                    <a:stretch>
                      <a:fillRect/>
                    </a:stretch>
                  </pic:blipFill>
                  <pic:spPr>
                    <a:xfrm>
                      <a:off x="0" y="0"/>
                      <a:ext cx="3131024" cy="2047875"/>
                    </a:xfrm>
                    <a:prstGeom prst="rect">
                      <a:avLst/>
                    </a:prstGeom>
                  </pic:spPr>
                </pic:pic>
              </a:graphicData>
            </a:graphic>
            <wp14:sizeRelH relativeFrom="margin">
              <wp14:pctWidth>0</wp14:pctWidth>
            </wp14:sizeRelH>
            <wp14:sizeRelV relativeFrom="margin">
              <wp14:pctHeight>0</wp14:pctHeight>
            </wp14:sizeRelV>
          </wp:anchor>
        </w:drawing>
      </w:r>
    </w:p>
    <w:p w14:paraId="36A89037" w14:textId="19B1B022" w:rsidR="006271BC" w:rsidRPr="00911371" w:rsidRDefault="00A5200D" w:rsidP="00555738">
      <w:pPr>
        <w:pStyle w:val="Titre1"/>
        <w:numPr>
          <w:ilvl w:val="0"/>
          <w:numId w:val="0"/>
        </w:numPr>
        <w:tabs>
          <w:tab w:val="num" w:pos="720"/>
        </w:tabs>
        <w:jc w:val="both"/>
        <w:rPr>
          <w:rFonts w:asciiTheme="minorHAnsi" w:hAnsiTheme="minorHAnsi" w:cstheme="minorBidi"/>
          <w:sz w:val="32"/>
          <w:szCs w:val="32"/>
        </w:rPr>
      </w:pPr>
      <w:r w:rsidRPr="00E45D91">
        <w:rPr>
          <w:noProof/>
        </w:rPr>
        <w:drawing>
          <wp:anchor distT="0" distB="0" distL="114300" distR="114300" simplePos="0" relativeHeight="251658247" behindDoc="0" locked="0" layoutInCell="1" allowOverlap="1" wp14:anchorId="58B49BBC" wp14:editId="03692837">
            <wp:simplePos x="0" y="0"/>
            <wp:positionH relativeFrom="column">
              <wp:posOffset>3143622</wp:posOffset>
            </wp:positionH>
            <wp:positionV relativeFrom="paragraph">
              <wp:posOffset>109560</wp:posOffset>
            </wp:positionV>
            <wp:extent cx="3016250" cy="1783300"/>
            <wp:effectExtent l="0" t="0" r="0" b="7620"/>
            <wp:wrapNone/>
            <wp:docPr id="6" name="Image 5" descr="Une image contenant texte, capture d’écran, ligne, Police&#10;&#10;Description générée automatiquement">
              <a:extLst xmlns:a="http://schemas.openxmlformats.org/drawingml/2006/main">
                <a:ext uri="{FF2B5EF4-FFF2-40B4-BE49-F238E27FC236}">
                  <a16:creationId xmlns:a16="http://schemas.microsoft.com/office/drawing/2014/main" id="{C2E6C84B-BC71-BC6B-A763-10C1E97AC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texte, capture d’écran, ligne, Police&#10;&#10;Description générée automatiquement">
                      <a:extLst>
                        <a:ext uri="{FF2B5EF4-FFF2-40B4-BE49-F238E27FC236}">
                          <a16:creationId xmlns:a16="http://schemas.microsoft.com/office/drawing/2014/main" id="{C2E6C84B-BC71-BC6B-A763-10C1E97AC87A}"/>
                        </a:ext>
                      </a:extLst>
                    </pic:cNvPr>
                    <pic:cNvPicPr>
                      <a:picLocks noChangeAspect="1"/>
                    </pic:cNvPicPr>
                  </pic:nvPicPr>
                  <pic:blipFill>
                    <a:blip r:embed="rId20"/>
                    <a:stretch>
                      <a:fillRect/>
                    </a:stretch>
                  </pic:blipFill>
                  <pic:spPr>
                    <a:xfrm>
                      <a:off x="0" y="0"/>
                      <a:ext cx="3016250" cy="1783300"/>
                    </a:xfrm>
                    <a:prstGeom prst="rect">
                      <a:avLst/>
                    </a:prstGeom>
                  </pic:spPr>
                </pic:pic>
              </a:graphicData>
            </a:graphic>
            <wp14:sizeRelH relativeFrom="margin">
              <wp14:pctWidth>0</wp14:pctWidth>
            </wp14:sizeRelH>
            <wp14:sizeRelV relativeFrom="margin">
              <wp14:pctHeight>0</wp14:pctHeight>
            </wp14:sizeRelV>
          </wp:anchor>
        </w:drawing>
      </w:r>
      <w:r w:rsidR="00B064FC">
        <w:rPr>
          <w:rFonts w:eastAsia="Calibri Light"/>
          <w:b w:val="0"/>
          <w:bCs w:val="0"/>
          <w:color w:val="4F81BD"/>
          <w:sz w:val="26"/>
          <w:szCs w:val="26"/>
        </w:rPr>
        <w:br w:type="page"/>
      </w:r>
      <w:r w:rsidR="00555738" w:rsidRPr="00555738">
        <w:rPr>
          <w:rFonts w:asciiTheme="minorHAnsi" w:eastAsia="Calibri Light" w:hAnsiTheme="minorHAnsi" w:cstheme="minorHAnsi"/>
          <w:color w:val="4F81BD"/>
          <w:sz w:val="32"/>
          <w:szCs w:val="32"/>
        </w:rPr>
        <w:lastRenderedPageBreak/>
        <w:t>III)</w:t>
      </w:r>
      <w:r w:rsidR="00555738">
        <w:rPr>
          <w:rFonts w:asciiTheme="minorHAnsi" w:eastAsia="Calibri Light" w:hAnsiTheme="minorHAnsi" w:cstheme="minorHAnsi"/>
          <w:color w:val="4F81BD"/>
          <w:sz w:val="32"/>
          <w:szCs w:val="32"/>
        </w:rPr>
        <w:t xml:space="preserve"> </w:t>
      </w:r>
      <w:r w:rsidR="006271BC">
        <w:rPr>
          <w:rFonts w:asciiTheme="minorHAnsi" w:hAnsiTheme="minorHAnsi" w:cstheme="minorBidi"/>
          <w:sz w:val="32"/>
          <w:szCs w:val="32"/>
        </w:rPr>
        <w:t>Conception du projet</w:t>
      </w:r>
    </w:p>
    <w:p w14:paraId="1B21BFB1" w14:textId="7BB1711B" w:rsidR="00A5200D" w:rsidRPr="0095005B" w:rsidRDefault="00A5200D" w:rsidP="005C26D7">
      <w:pPr>
        <w:pStyle w:val="Titre2"/>
        <w:numPr>
          <w:ilvl w:val="0"/>
          <w:numId w:val="0"/>
        </w:numPr>
        <w:ind w:left="360"/>
        <w:rPr>
          <w:rFonts w:asciiTheme="minorHAnsi" w:eastAsia="Calibri Light" w:hAnsiTheme="minorHAnsi" w:cstheme="minorHAnsi"/>
        </w:rPr>
      </w:pPr>
      <w:proofErr w:type="spellStart"/>
      <w:r w:rsidRPr="00911371">
        <w:rPr>
          <w:rFonts w:asciiTheme="minorHAnsi" w:eastAsia="Calibri Light" w:hAnsiTheme="minorHAnsi" w:cstheme="minorHAnsi"/>
          <w:sz w:val="28"/>
          <w:szCs w:val="28"/>
        </w:rPr>
        <w:t>Diarisation</w:t>
      </w:r>
      <w:proofErr w:type="spellEnd"/>
    </w:p>
    <w:p w14:paraId="61CD5BB3" w14:textId="3529320F" w:rsidR="000E40C5" w:rsidRPr="0095005B" w:rsidRDefault="000E40C5" w:rsidP="00B064FC">
      <w:pPr>
        <w:spacing w:after="0" w:line="240" w:lineRule="auto"/>
        <w:rPr>
          <w:rFonts w:asciiTheme="minorHAnsi" w:eastAsia="Calibri Light" w:hAnsiTheme="minorHAnsi" w:cstheme="minorHAnsi"/>
          <w:b/>
          <w:bCs/>
          <w:color w:val="4F81BD"/>
          <w:sz w:val="26"/>
          <w:szCs w:val="26"/>
        </w:rPr>
      </w:pPr>
    </w:p>
    <w:p w14:paraId="642FF479" w14:textId="6F0681EF" w:rsidR="006A55D2" w:rsidRPr="0095005B" w:rsidRDefault="007D2EC9" w:rsidP="76110CE9">
      <w:pPr>
        <w:ind w:firstLine="708"/>
        <w:jc w:val="both"/>
        <w:rPr>
          <w:rFonts w:asciiTheme="minorHAnsi" w:hAnsiTheme="minorHAnsi" w:cstheme="minorBidi"/>
          <w:sz w:val="22"/>
        </w:rPr>
      </w:pPr>
      <w:r w:rsidRPr="76110CE9">
        <w:rPr>
          <w:rFonts w:asciiTheme="minorHAnsi" w:hAnsiTheme="minorHAnsi" w:cstheme="minorBidi"/>
          <w:sz w:val="22"/>
        </w:rPr>
        <w:t xml:space="preserve">La </w:t>
      </w:r>
      <w:proofErr w:type="spellStart"/>
      <w:r w:rsidRPr="76110CE9">
        <w:rPr>
          <w:rFonts w:asciiTheme="minorHAnsi" w:hAnsiTheme="minorHAnsi" w:cstheme="minorBidi"/>
          <w:sz w:val="22"/>
        </w:rPr>
        <w:t>diarisation</w:t>
      </w:r>
      <w:proofErr w:type="spellEnd"/>
      <w:r w:rsidRPr="76110CE9">
        <w:rPr>
          <w:rFonts w:asciiTheme="minorHAnsi" w:hAnsiTheme="minorHAnsi" w:cstheme="minorBidi"/>
          <w:sz w:val="22"/>
        </w:rPr>
        <w:t xml:space="preserve"> du locuteur est la tâche de déterminer automatiquement qui parle et quand, à travers un fichier audio ou dans une vidéo (Télécom </w:t>
      </w:r>
      <w:proofErr w:type="spellStart"/>
      <w:r w:rsidRPr="76110CE9">
        <w:rPr>
          <w:rFonts w:asciiTheme="minorHAnsi" w:hAnsiTheme="minorHAnsi" w:cstheme="minorBidi"/>
          <w:sz w:val="22"/>
        </w:rPr>
        <w:t>SudParis</w:t>
      </w:r>
      <w:proofErr w:type="spellEnd"/>
      <w:r w:rsidRPr="76110CE9">
        <w:rPr>
          <w:rFonts w:asciiTheme="minorHAnsi" w:hAnsiTheme="minorHAnsi" w:cstheme="minorBidi"/>
          <w:sz w:val="22"/>
        </w:rPr>
        <w:t xml:space="preserve">). </w:t>
      </w:r>
    </w:p>
    <w:p w14:paraId="45994D97" w14:textId="67B3ADAF" w:rsidR="00774291" w:rsidRPr="0095005B" w:rsidRDefault="00E111BA" w:rsidP="76110CE9">
      <w:pPr>
        <w:ind w:firstLine="708"/>
        <w:jc w:val="both"/>
        <w:rPr>
          <w:rFonts w:asciiTheme="minorHAnsi" w:hAnsiTheme="minorHAnsi" w:cstheme="minorBidi"/>
          <w:sz w:val="22"/>
        </w:rPr>
      </w:pPr>
      <w:r w:rsidRPr="0095005B">
        <w:rPr>
          <w:rFonts w:asciiTheme="minorHAnsi" w:hAnsiTheme="minorHAnsi" w:cstheme="minorHAnsi"/>
          <w:noProof/>
        </w:rPr>
        <w:drawing>
          <wp:anchor distT="0" distB="0" distL="114300" distR="114300" simplePos="0" relativeHeight="251658249" behindDoc="0" locked="0" layoutInCell="1" allowOverlap="1" wp14:anchorId="209D1618" wp14:editId="11EB33B4">
            <wp:simplePos x="0" y="0"/>
            <wp:positionH relativeFrom="column">
              <wp:posOffset>13011</wp:posOffset>
            </wp:positionH>
            <wp:positionV relativeFrom="paragraph">
              <wp:posOffset>1261494</wp:posOffset>
            </wp:positionV>
            <wp:extent cx="5760720" cy="3180715"/>
            <wp:effectExtent l="0" t="0" r="0" b="635"/>
            <wp:wrapTopAndBottom/>
            <wp:docPr id="23759662" name="Image 3" descr="Une image contenant texte, capture d’écran, Police, nombre&#10;&#10;Description générée automatiquement">
              <a:extLst xmlns:a="http://schemas.openxmlformats.org/drawingml/2006/main">
                <a:ext uri="{FF2B5EF4-FFF2-40B4-BE49-F238E27FC236}">
                  <a16:creationId xmlns:a16="http://schemas.microsoft.com/office/drawing/2014/main" id="{5E4678F0-92D0-37E4-D94E-2B2209BCFE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662" name="Image 3" descr="Une image contenant texte, capture d’écran, Police, nombre&#10;&#10;Description générée automatiquement">
                      <a:extLst>
                        <a:ext uri="{FF2B5EF4-FFF2-40B4-BE49-F238E27FC236}">
                          <a16:creationId xmlns:a16="http://schemas.microsoft.com/office/drawing/2014/main" id="{5E4678F0-92D0-37E4-D94E-2B2209BCFE7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anchor>
        </w:drawing>
      </w:r>
      <w:r w:rsidR="007D2EC9" w:rsidRPr="76110CE9">
        <w:rPr>
          <w:rFonts w:asciiTheme="minorHAnsi" w:hAnsiTheme="minorHAnsi" w:cstheme="minorBidi"/>
          <w:sz w:val="22"/>
        </w:rPr>
        <w:t xml:space="preserve">Pour réaliser cette </w:t>
      </w:r>
      <w:proofErr w:type="spellStart"/>
      <w:r w:rsidR="007D2EC9" w:rsidRPr="76110CE9">
        <w:rPr>
          <w:rFonts w:asciiTheme="minorHAnsi" w:hAnsiTheme="minorHAnsi" w:cstheme="minorBidi"/>
          <w:sz w:val="22"/>
        </w:rPr>
        <w:t>diarisation</w:t>
      </w:r>
      <w:proofErr w:type="spellEnd"/>
      <w:r w:rsidR="007D2EC9" w:rsidRPr="76110CE9">
        <w:rPr>
          <w:rFonts w:asciiTheme="minorHAnsi" w:hAnsiTheme="minorHAnsi" w:cstheme="minorBidi"/>
          <w:sz w:val="22"/>
        </w:rPr>
        <w:t xml:space="preserve">, nous avons regardé les dernières technologies et outils sortis sur ce sujet. Vous trouverez ci-dessous le tableau comparatif de </w:t>
      </w:r>
      <w:proofErr w:type="spellStart"/>
      <w:r w:rsidR="007D2EC9" w:rsidRPr="76110CE9">
        <w:rPr>
          <w:rFonts w:asciiTheme="minorHAnsi" w:hAnsiTheme="minorHAnsi" w:cstheme="minorBidi"/>
          <w:sz w:val="22"/>
        </w:rPr>
        <w:t>Pyannote</w:t>
      </w:r>
      <w:proofErr w:type="spellEnd"/>
      <w:r w:rsidR="007D2EC9" w:rsidRPr="76110CE9">
        <w:rPr>
          <w:rFonts w:asciiTheme="minorHAnsi" w:hAnsiTheme="minorHAnsi" w:cstheme="minorBidi"/>
          <w:sz w:val="22"/>
        </w:rPr>
        <w:t xml:space="preserve"> de HuggingFace et </w:t>
      </w:r>
      <w:proofErr w:type="spellStart"/>
      <w:r w:rsidR="007D2EC9" w:rsidRPr="76110CE9">
        <w:rPr>
          <w:rFonts w:asciiTheme="minorHAnsi" w:hAnsiTheme="minorHAnsi" w:cstheme="minorBidi"/>
          <w:sz w:val="22"/>
        </w:rPr>
        <w:t>NeMo</w:t>
      </w:r>
      <w:proofErr w:type="spellEnd"/>
      <w:r w:rsidR="007D2EC9" w:rsidRPr="76110CE9">
        <w:rPr>
          <w:rFonts w:asciiTheme="minorHAnsi" w:hAnsiTheme="minorHAnsi" w:cstheme="minorBidi"/>
          <w:sz w:val="22"/>
        </w:rPr>
        <w:t xml:space="preserve"> de NVIDIA. Les deux sont des outils qui font plus ou moins la même chose, sauf que </w:t>
      </w:r>
      <w:proofErr w:type="spellStart"/>
      <w:r w:rsidR="007D2EC9" w:rsidRPr="76110CE9">
        <w:rPr>
          <w:rFonts w:asciiTheme="minorHAnsi" w:hAnsiTheme="minorHAnsi" w:cstheme="minorBidi"/>
          <w:sz w:val="22"/>
        </w:rPr>
        <w:t>Pyannote</w:t>
      </w:r>
      <w:proofErr w:type="spellEnd"/>
      <w:r w:rsidR="007D2EC9" w:rsidRPr="76110CE9">
        <w:rPr>
          <w:rFonts w:asciiTheme="minorHAnsi" w:hAnsiTheme="minorHAnsi" w:cstheme="minorBidi"/>
          <w:sz w:val="22"/>
        </w:rPr>
        <w:t xml:space="preserve"> détecte mieux lorsque des personnes parlent en même temps. C’est cette spécificité qui le rend plus intéressant, mais il en a aussi d'autres, comme la détection automatique de la personne qui parle et le fait que les modèles pré-entraînés sont accessibles en open-source. </w:t>
      </w:r>
    </w:p>
    <w:p w14:paraId="3ADF6DCC" w14:textId="47A62FDF" w:rsidR="00D76AF3" w:rsidRPr="0095005B" w:rsidRDefault="00D76AF3" w:rsidP="76110CE9">
      <w:pPr>
        <w:jc w:val="both"/>
        <w:rPr>
          <w:rFonts w:asciiTheme="minorHAnsi" w:hAnsiTheme="minorHAnsi" w:cstheme="minorBidi"/>
          <w:sz w:val="22"/>
        </w:rPr>
      </w:pPr>
    </w:p>
    <w:p w14:paraId="0D8BF294" w14:textId="6C36674F" w:rsidR="007D2EC9" w:rsidRPr="0095005B" w:rsidRDefault="00F24352" w:rsidP="76110CE9">
      <w:pPr>
        <w:jc w:val="both"/>
        <w:rPr>
          <w:rFonts w:asciiTheme="minorHAnsi" w:hAnsiTheme="minorHAnsi" w:cstheme="minorBidi"/>
          <w:sz w:val="22"/>
        </w:rPr>
      </w:pPr>
      <w:r w:rsidRPr="0095005B">
        <w:rPr>
          <w:rFonts w:asciiTheme="minorHAnsi" w:hAnsiTheme="minorHAnsi" w:cstheme="minorHAnsi"/>
          <w:noProof/>
        </w:rPr>
        <w:drawing>
          <wp:anchor distT="0" distB="0" distL="114300" distR="114300" simplePos="0" relativeHeight="251658248" behindDoc="0" locked="0" layoutInCell="1" allowOverlap="1" wp14:anchorId="4E62B7EB" wp14:editId="62662367">
            <wp:simplePos x="0" y="0"/>
            <wp:positionH relativeFrom="column">
              <wp:posOffset>2377737</wp:posOffset>
            </wp:positionH>
            <wp:positionV relativeFrom="paragraph">
              <wp:posOffset>173355</wp:posOffset>
            </wp:positionV>
            <wp:extent cx="3350796" cy="2507862"/>
            <wp:effectExtent l="0" t="0" r="2540" b="6985"/>
            <wp:wrapSquare wrapText="bothSides"/>
            <wp:docPr id="484898588" name="Image 5" descr="Une image contenant texte, capture d’écran, Tracé, diagramme&#10;&#10;Description générée automatiquement">
              <a:extLst xmlns:a="http://schemas.openxmlformats.org/drawingml/2006/main">
                <a:ext uri="{FF2B5EF4-FFF2-40B4-BE49-F238E27FC236}">
                  <a16:creationId xmlns:a16="http://schemas.microsoft.com/office/drawing/2014/main" id="{F427AC9B-8FEA-3B0A-4852-B90854400E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98588" name="Image 5" descr="Une image contenant texte, capture d’écran, Tracé, diagramme&#10;&#10;Description générée automatiquement">
                      <a:extLst>
                        <a:ext uri="{FF2B5EF4-FFF2-40B4-BE49-F238E27FC236}">
                          <a16:creationId xmlns:a16="http://schemas.microsoft.com/office/drawing/2014/main" id="{F427AC9B-8FEA-3B0A-4852-B90854400EBB}"/>
                        </a:ext>
                      </a:extLst>
                    </pic:cNvPr>
                    <pic:cNvPicPr>
                      <a:picLocks noChangeAspect="1"/>
                    </pic:cNvPicPr>
                  </pic:nvPicPr>
                  <pic:blipFill>
                    <a:blip r:embed="rId22"/>
                    <a:stretch>
                      <a:fillRect/>
                    </a:stretch>
                  </pic:blipFill>
                  <pic:spPr>
                    <a:xfrm>
                      <a:off x="0" y="0"/>
                      <a:ext cx="3350796" cy="2507862"/>
                    </a:xfrm>
                    <a:prstGeom prst="rect">
                      <a:avLst/>
                    </a:prstGeom>
                  </pic:spPr>
                </pic:pic>
              </a:graphicData>
            </a:graphic>
            <wp14:sizeRelH relativeFrom="margin">
              <wp14:pctWidth>0</wp14:pctWidth>
            </wp14:sizeRelH>
            <wp14:sizeRelV relativeFrom="margin">
              <wp14:pctHeight>0</wp14:pctHeight>
            </wp14:sizeRelV>
          </wp:anchor>
        </w:drawing>
      </w:r>
      <w:r w:rsidR="002C2E08" w:rsidRPr="76110CE9">
        <w:rPr>
          <w:rFonts w:asciiTheme="minorHAnsi" w:hAnsiTheme="minorHAnsi" w:cstheme="minorBidi"/>
          <w:sz w:val="22"/>
        </w:rPr>
        <w:t xml:space="preserve">Il faut savoir que </w:t>
      </w:r>
      <w:proofErr w:type="spellStart"/>
      <w:r w:rsidR="007D2EC9" w:rsidRPr="76110CE9">
        <w:rPr>
          <w:rFonts w:asciiTheme="minorHAnsi" w:hAnsiTheme="minorHAnsi" w:cstheme="minorBidi"/>
          <w:sz w:val="22"/>
        </w:rPr>
        <w:t>Pyannote</w:t>
      </w:r>
      <w:proofErr w:type="spellEnd"/>
      <w:r w:rsidR="007D2EC9" w:rsidRPr="76110CE9">
        <w:rPr>
          <w:rFonts w:asciiTheme="minorHAnsi" w:hAnsiTheme="minorHAnsi" w:cstheme="minorBidi"/>
          <w:sz w:val="22"/>
        </w:rPr>
        <w:t xml:space="preserve"> s’appuie sur une pipeline impliquant plusieurs modèles pour le traitement de l’audio.</w:t>
      </w:r>
      <w:r w:rsidR="002C2E08" w:rsidRPr="76110CE9">
        <w:rPr>
          <w:rFonts w:asciiTheme="minorHAnsi" w:hAnsiTheme="minorHAnsi" w:cstheme="minorBidi"/>
          <w:sz w:val="22"/>
        </w:rPr>
        <w:t xml:space="preserve"> Il y a par exemple un modèle pour détecter les </w:t>
      </w:r>
      <w:r w:rsidR="00D54386" w:rsidRPr="76110CE9">
        <w:rPr>
          <w:rFonts w:asciiTheme="minorHAnsi" w:hAnsiTheme="minorHAnsi" w:cstheme="minorBidi"/>
          <w:sz w:val="22"/>
        </w:rPr>
        <w:t>discussions</w:t>
      </w:r>
      <w:r w:rsidR="002C2E08" w:rsidRPr="76110CE9">
        <w:rPr>
          <w:rFonts w:asciiTheme="minorHAnsi" w:hAnsiTheme="minorHAnsi" w:cstheme="minorBidi"/>
          <w:sz w:val="22"/>
        </w:rPr>
        <w:t>, un modèle pour détecter lorsque des personnes parles en même temps</w:t>
      </w:r>
      <w:r w:rsidR="00675ED4" w:rsidRPr="76110CE9">
        <w:rPr>
          <w:rFonts w:asciiTheme="minorHAnsi" w:hAnsiTheme="minorHAnsi" w:cstheme="minorBidi"/>
          <w:sz w:val="22"/>
        </w:rPr>
        <w:t>, un modèle pour savoir qui parle et quand et pleins d’autres modèles.</w:t>
      </w:r>
    </w:p>
    <w:p w14:paraId="49D1A04E" w14:textId="720F803F" w:rsidR="00D54386" w:rsidRPr="0095005B" w:rsidRDefault="00675ED4" w:rsidP="3691792D">
      <w:pPr>
        <w:jc w:val="both"/>
        <w:rPr>
          <w:rFonts w:asciiTheme="minorHAnsi" w:hAnsiTheme="minorHAnsi" w:cstheme="minorBidi"/>
          <w:sz w:val="22"/>
        </w:rPr>
      </w:pPr>
      <w:r w:rsidRPr="76110CE9">
        <w:rPr>
          <w:rFonts w:asciiTheme="minorHAnsi" w:hAnsiTheme="minorHAnsi" w:cstheme="minorBidi"/>
          <w:sz w:val="22"/>
        </w:rPr>
        <w:t>Pour illustrer cela</w:t>
      </w:r>
      <w:r w:rsidR="001110D4" w:rsidRPr="76110CE9">
        <w:rPr>
          <w:rFonts w:asciiTheme="minorHAnsi" w:hAnsiTheme="minorHAnsi" w:cstheme="minorBidi"/>
          <w:sz w:val="22"/>
        </w:rPr>
        <w:t>, nous avons pris</w:t>
      </w:r>
      <w:r w:rsidR="0061294E" w:rsidRPr="76110CE9">
        <w:rPr>
          <w:rFonts w:asciiTheme="minorHAnsi" w:hAnsiTheme="minorHAnsi" w:cstheme="minorBidi"/>
          <w:sz w:val="22"/>
        </w:rPr>
        <w:t xml:space="preserve"> 15 secondes </w:t>
      </w:r>
      <w:r w:rsidR="00B73BBD" w:rsidRPr="76110CE9">
        <w:rPr>
          <w:rFonts w:asciiTheme="minorHAnsi" w:hAnsiTheme="minorHAnsi" w:cstheme="minorBidi"/>
          <w:sz w:val="22"/>
        </w:rPr>
        <w:t xml:space="preserve">d’un débat entre Emmanuel Macron et Marine </w:t>
      </w:r>
      <w:proofErr w:type="spellStart"/>
      <w:r w:rsidR="00B73BBD" w:rsidRPr="76110CE9">
        <w:rPr>
          <w:rFonts w:asciiTheme="minorHAnsi" w:hAnsiTheme="minorHAnsi" w:cstheme="minorBidi"/>
          <w:sz w:val="22"/>
        </w:rPr>
        <w:t>Lepen</w:t>
      </w:r>
      <w:proofErr w:type="spellEnd"/>
      <w:r w:rsidR="00D6240E" w:rsidRPr="76110CE9">
        <w:rPr>
          <w:rFonts w:asciiTheme="minorHAnsi" w:hAnsiTheme="minorHAnsi" w:cstheme="minorBidi"/>
          <w:sz w:val="22"/>
        </w:rPr>
        <w:t xml:space="preserve">. </w:t>
      </w:r>
      <w:r w:rsidR="00FE681A" w:rsidRPr="76110CE9">
        <w:rPr>
          <w:rFonts w:asciiTheme="minorHAnsi" w:hAnsiTheme="minorHAnsi" w:cstheme="minorBidi"/>
          <w:sz w:val="22"/>
        </w:rPr>
        <w:t>Vous retrouverez notre fichier audio à droite.</w:t>
      </w:r>
    </w:p>
    <w:p w14:paraId="31EDDDFA" w14:textId="6D4B7C12" w:rsidR="00D54386" w:rsidRPr="0095005B" w:rsidRDefault="00FE681A" w:rsidP="007D2EC9">
      <w:pPr>
        <w:rPr>
          <w:rFonts w:asciiTheme="minorHAnsi" w:hAnsiTheme="minorHAnsi" w:cstheme="minorHAnsi"/>
          <w:sz w:val="22"/>
        </w:rPr>
      </w:pPr>
      <w:r w:rsidRPr="0095005B">
        <w:rPr>
          <w:rFonts w:asciiTheme="minorHAnsi" w:hAnsiTheme="minorHAnsi" w:cstheme="minorHAnsi"/>
          <w:sz w:val="22"/>
        </w:rPr>
        <w:lastRenderedPageBreak/>
        <w:t>V</w:t>
      </w:r>
      <w:r w:rsidR="00F24352" w:rsidRPr="0095005B">
        <w:rPr>
          <w:rFonts w:asciiTheme="minorHAnsi" w:hAnsiTheme="minorHAnsi" w:cstheme="minorHAnsi"/>
          <w:sz w:val="22"/>
        </w:rPr>
        <w:t xml:space="preserve">ia un modèle de </w:t>
      </w:r>
      <w:proofErr w:type="spellStart"/>
      <w:r w:rsidR="00F24352" w:rsidRPr="0095005B">
        <w:rPr>
          <w:rFonts w:asciiTheme="minorHAnsi" w:hAnsiTheme="minorHAnsi" w:cstheme="minorHAnsi"/>
          <w:sz w:val="22"/>
        </w:rPr>
        <w:t>Pyannote</w:t>
      </w:r>
      <w:proofErr w:type="spellEnd"/>
      <w:r w:rsidR="00C35308" w:rsidRPr="0095005B">
        <w:rPr>
          <w:rFonts w:asciiTheme="minorHAnsi" w:hAnsiTheme="minorHAnsi" w:cstheme="minorHAnsi"/>
          <w:sz w:val="22"/>
        </w:rPr>
        <w:t xml:space="preserve"> ,pour la détection de voix</w:t>
      </w:r>
      <w:r w:rsidR="00F24352" w:rsidRPr="0095005B">
        <w:rPr>
          <w:rFonts w:asciiTheme="minorHAnsi" w:hAnsiTheme="minorHAnsi" w:cstheme="minorHAnsi"/>
          <w:sz w:val="22"/>
        </w:rPr>
        <w:t>, nous avons détecté que l’on a 15 secondes de débat sans interruption.</w:t>
      </w:r>
    </w:p>
    <w:p w14:paraId="019DFC13" w14:textId="7B3C949E" w:rsidR="00C35308" w:rsidRPr="0095005B" w:rsidRDefault="00C35308" w:rsidP="007D2EC9">
      <w:pPr>
        <w:rPr>
          <w:rFonts w:asciiTheme="minorHAnsi" w:hAnsiTheme="minorHAnsi" w:cstheme="minorHAnsi"/>
          <w:sz w:val="22"/>
        </w:rPr>
      </w:pPr>
      <w:r w:rsidRPr="0095005B">
        <w:rPr>
          <w:rFonts w:asciiTheme="minorHAnsi" w:hAnsiTheme="minorHAnsi" w:cstheme="minorHAnsi"/>
          <w:noProof/>
        </w:rPr>
        <w:drawing>
          <wp:anchor distT="0" distB="0" distL="114300" distR="114300" simplePos="0" relativeHeight="251658251" behindDoc="0" locked="0" layoutInCell="1" allowOverlap="1" wp14:anchorId="1714BE1B" wp14:editId="3DEF8CB0">
            <wp:simplePos x="0" y="0"/>
            <wp:positionH relativeFrom="column">
              <wp:posOffset>322</wp:posOffset>
            </wp:positionH>
            <wp:positionV relativeFrom="paragraph">
              <wp:posOffset>59690</wp:posOffset>
            </wp:positionV>
            <wp:extent cx="5760720" cy="836930"/>
            <wp:effectExtent l="0" t="0" r="0" b="1270"/>
            <wp:wrapNone/>
            <wp:docPr id="9" name="Image 8" descr="Une image contenant capture d’écran, ligne, Tracé, Parallèle&#10;&#10;Description générée automatiquement">
              <a:extLst xmlns:a="http://schemas.openxmlformats.org/drawingml/2006/main">
                <a:ext uri="{FF2B5EF4-FFF2-40B4-BE49-F238E27FC236}">
                  <a16:creationId xmlns:a16="http://schemas.microsoft.com/office/drawing/2014/main" id="{75858E4B-65B3-4F34-A372-9300A71D5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capture d’écran, ligne, Tracé, Parallèle&#10;&#10;Description générée automatiquement">
                      <a:extLst>
                        <a:ext uri="{FF2B5EF4-FFF2-40B4-BE49-F238E27FC236}">
                          <a16:creationId xmlns:a16="http://schemas.microsoft.com/office/drawing/2014/main" id="{75858E4B-65B3-4F34-A372-9300A71D5BAA}"/>
                        </a:ext>
                      </a:extLst>
                    </pic:cNvPr>
                    <pic:cNvPicPr>
                      <a:picLocks noChangeAspect="1"/>
                    </pic:cNvPicPr>
                  </pic:nvPicPr>
                  <pic:blipFill>
                    <a:blip r:embed="rId23"/>
                    <a:stretch>
                      <a:fillRect/>
                    </a:stretch>
                  </pic:blipFill>
                  <pic:spPr>
                    <a:xfrm>
                      <a:off x="0" y="0"/>
                      <a:ext cx="5760720" cy="836930"/>
                    </a:xfrm>
                    <a:prstGeom prst="rect">
                      <a:avLst/>
                    </a:prstGeom>
                  </pic:spPr>
                </pic:pic>
              </a:graphicData>
            </a:graphic>
          </wp:anchor>
        </w:drawing>
      </w:r>
    </w:p>
    <w:p w14:paraId="29893F75" w14:textId="6B38EAF6" w:rsidR="00C35308" w:rsidRPr="0095005B" w:rsidRDefault="00C35308" w:rsidP="007D2EC9">
      <w:pPr>
        <w:rPr>
          <w:rFonts w:asciiTheme="minorHAnsi" w:hAnsiTheme="minorHAnsi" w:cstheme="minorHAnsi"/>
          <w:sz w:val="22"/>
        </w:rPr>
      </w:pPr>
    </w:p>
    <w:p w14:paraId="1D767FF8" w14:textId="1F72D654" w:rsidR="00C35308" w:rsidRPr="0095005B" w:rsidRDefault="00C35308" w:rsidP="007D2EC9">
      <w:pPr>
        <w:rPr>
          <w:rFonts w:asciiTheme="minorHAnsi" w:hAnsiTheme="minorHAnsi" w:cstheme="minorHAnsi"/>
          <w:sz w:val="22"/>
        </w:rPr>
      </w:pPr>
    </w:p>
    <w:p w14:paraId="7CF9CA8F" w14:textId="070852F6" w:rsidR="007D2EC9" w:rsidRPr="0095005B" w:rsidRDefault="007D2EC9" w:rsidP="007D2EC9">
      <w:pPr>
        <w:rPr>
          <w:rFonts w:asciiTheme="minorHAnsi" w:hAnsiTheme="minorHAnsi" w:cstheme="minorHAnsi"/>
          <w:sz w:val="22"/>
        </w:rPr>
      </w:pPr>
      <w:r w:rsidRPr="0095005B">
        <w:rPr>
          <w:rFonts w:asciiTheme="minorHAnsi" w:hAnsiTheme="minorHAnsi" w:cstheme="minorHAnsi"/>
          <w:sz w:val="22"/>
        </w:rPr>
        <w:t xml:space="preserve">Notre </w:t>
      </w:r>
      <w:proofErr w:type="spellStart"/>
      <w:r w:rsidRPr="0095005B">
        <w:rPr>
          <w:rFonts w:asciiTheme="minorHAnsi" w:hAnsiTheme="minorHAnsi" w:cstheme="minorHAnsi"/>
          <w:sz w:val="22"/>
        </w:rPr>
        <w:t>diarisation</w:t>
      </w:r>
      <w:proofErr w:type="spellEnd"/>
      <w:r w:rsidRPr="0095005B">
        <w:rPr>
          <w:rFonts w:asciiTheme="minorHAnsi" w:hAnsiTheme="minorHAnsi" w:cstheme="minorHAnsi"/>
          <w:sz w:val="22"/>
        </w:rPr>
        <w:t xml:space="preserve"> fonctionne plutôt bien même si elle n'est pas parfaite. </w:t>
      </w:r>
      <w:proofErr w:type="spellStart"/>
      <w:r w:rsidRPr="0095005B">
        <w:rPr>
          <w:rFonts w:asciiTheme="minorHAnsi" w:hAnsiTheme="minorHAnsi" w:cstheme="minorHAnsi"/>
          <w:sz w:val="22"/>
        </w:rPr>
        <w:t>Pyannote</w:t>
      </w:r>
      <w:proofErr w:type="spellEnd"/>
      <w:r w:rsidRPr="0095005B">
        <w:rPr>
          <w:rFonts w:asciiTheme="minorHAnsi" w:hAnsiTheme="minorHAnsi" w:cstheme="minorHAnsi"/>
          <w:sz w:val="22"/>
        </w:rPr>
        <w:t xml:space="preserve"> permet de faire de la détection de la parole, de savoir quel interlocuteur parle et quand, et de détecter les superpositions de voix.</w:t>
      </w:r>
    </w:p>
    <w:p w14:paraId="15DCD7B9" w14:textId="0398416E" w:rsidR="007D2EC9" w:rsidRPr="0095005B" w:rsidRDefault="009517D6" w:rsidP="76110CE9">
      <w:pPr>
        <w:jc w:val="both"/>
        <w:rPr>
          <w:rFonts w:asciiTheme="minorHAnsi" w:hAnsiTheme="minorHAnsi" w:cstheme="minorBidi"/>
          <w:sz w:val="22"/>
        </w:rPr>
      </w:pPr>
      <w:r w:rsidRPr="0095005B">
        <w:rPr>
          <w:rFonts w:asciiTheme="minorHAnsi" w:hAnsiTheme="minorHAnsi" w:cstheme="minorHAnsi"/>
          <w:noProof/>
        </w:rPr>
        <w:drawing>
          <wp:anchor distT="0" distB="0" distL="114300" distR="114300" simplePos="0" relativeHeight="251658250" behindDoc="0" locked="0" layoutInCell="1" allowOverlap="1" wp14:anchorId="5F1E557B" wp14:editId="39C960E7">
            <wp:simplePos x="0" y="0"/>
            <wp:positionH relativeFrom="column">
              <wp:posOffset>-197618</wp:posOffset>
            </wp:positionH>
            <wp:positionV relativeFrom="paragraph">
              <wp:posOffset>534699</wp:posOffset>
            </wp:positionV>
            <wp:extent cx="5760720" cy="2078990"/>
            <wp:effectExtent l="0" t="0" r="0" b="0"/>
            <wp:wrapTopAndBottom/>
            <wp:docPr id="13108307" name="Image 5" descr="Une image contenant texte, capture d’écran, ligne, Tracé&#10;&#10;Description générée automatiquement">
              <a:extLst xmlns:a="http://schemas.openxmlformats.org/drawingml/2006/main">
                <a:ext uri="{FF2B5EF4-FFF2-40B4-BE49-F238E27FC236}">
                  <a16:creationId xmlns:a16="http://schemas.microsoft.com/office/drawing/2014/main" id="{C7408A23-1152-AB20-AA52-51D09F80C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307" name="Image 5" descr="Une image contenant texte, capture d’écran, ligne, Tracé&#10;&#10;Description générée automatiquement">
                      <a:extLst>
                        <a:ext uri="{FF2B5EF4-FFF2-40B4-BE49-F238E27FC236}">
                          <a16:creationId xmlns:a16="http://schemas.microsoft.com/office/drawing/2014/main" id="{C7408A23-1152-AB20-AA52-51D09F80CE9D}"/>
                        </a:ext>
                      </a:extLst>
                    </pic:cNvPr>
                    <pic:cNvPicPr>
                      <a:picLocks noChangeAspect="1"/>
                    </pic:cNvPicPr>
                  </pic:nvPicPr>
                  <pic:blipFill>
                    <a:blip r:embed="rId24"/>
                    <a:stretch>
                      <a:fillRect/>
                    </a:stretch>
                  </pic:blipFill>
                  <pic:spPr>
                    <a:xfrm>
                      <a:off x="0" y="0"/>
                      <a:ext cx="5760720" cy="2078990"/>
                    </a:xfrm>
                    <a:prstGeom prst="rect">
                      <a:avLst/>
                    </a:prstGeom>
                  </pic:spPr>
                </pic:pic>
              </a:graphicData>
            </a:graphic>
          </wp:anchor>
        </w:drawing>
      </w:r>
      <w:r w:rsidR="0075458D" w:rsidRPr="76110CE9">
        <w:rPr>
          <w:rFonts w:asciiTheme="minorHAnsi" w:hAnsiTheme="minorHAnsi" w:cstheme="minorBidi"/>
          <w:sz w:val="22"/>
        </w:rPr>
        <w:t>Comme vous pouvez le voir ci-dessous, nous savons qui parle et quand avec</w:t>
      </w:r>
      <w:r w:rsidR="007E6F5B" w:rsidRPr="76110CE9">
        <w:rPr>
          <w:rFonts w:asciiTheme="minorHAnsi" w:hAnsiTheme="minorHAnsi" w:cstheme="minorBidi"/>
          <w:sz w:val="22"/>
        </w:rPr>
        <w:t xml:space="preserve"> </w:t>
      </w:r>
      <w:r w:rsidR="007D6DDC" w:rsidRPr="76110CE9">
        <w:rPr>
          <w:rFonts w:asciiTheme="minorHAnsi" w:hAnsiTheme="minorHAnsi" w:cstheme="minorBidi"/>
          <w:sz w:val="22"/>
        </w:rPr>
        <w:t>précisément</w:t>
      </w:r>
      <w:r w:rsidR="007E6F5B" w:rsidRPr="76110CE9">
        <w:rPr>
          <w:rFonts w:asciiTheme="minorHAnsi" w:hAnsiTheme="minorHAnsi" w:cstheme="minorBidi"/>
          <w:sz w:val="22"/>
        </w:rPr>
        <w:t xml:space="preserve"> </w:t>
      </w:r>
      <w:r w:rsidR="00383E67" w:rsidRPr="76110CE9">
        <w:rPr>
          <w:rFonts w:asciiTheme="minorHAnsi" w:hAnsiTheme="minorHAnsi" w:cstheme="minorBidi"/>
          <w:sz w:val="22"/>
        </w:rPr>
        <w:t xml:space="preserve">quand Macron </w:t>
      </w:r>
      <w:r w:rsidRPr="76110CE9">
        <w:rPr>
          <w:rFonts w:asciiTheme="minorHAnsi" w:hAnsiTheme="minorHAnsi" w:cstheme="minorBidi"/>
          <w:sz w:val="22"/>
        </w:rPr>
        <w:t>(Speaker 0)</w:t>
      </w:r>
      <w:r w:rsidR="00383E67" w:rsidRPr="76110CE9">
        <w:rPr>
          <w:rFonts w:asciiTheme="minorHAnsi" w:hAnsiTheme="minorHAnsi" w:cstheme="minorBidi"/>
          <w:sz w:val="22"/>
        </w:rPr>
        <w:t xml:space="preserve"> ou </w:t>
      </w:r>
      <w:proofErr w:type="spellStart"/>
      <w:r w:rsidR="00383E67" w:rsidRPr="76110CE9">
        <w:rPr>
          <w:rFonts w:asciiTheme="minorHAnsi" w:hAnsiTheme="minorHAnsi" w:cstheme="minorBidi"/>
          <w:sz w:val="22"/>
        </w:rPr>
        <w:t>Lepen</w:t>
      </w:r>
      <w:proofErr w:type="spellEnd"/>
      <w:r w:rsidR="00383E67" w:rsidRPr="76110CE9">
        <w:rPr>
          <w:rFonts w:asciiTheme="minorHAnsi" w:hAnsiTheme="minorHAnsi" w:cstheme="minorBidi"/>
          <w:sz w:val="22"/>
        </w:rPr>
        <w:t xml:space="preserve"> </w:t>
      </w:r>
      <w:r w:rsidRPr="76110CE9">
        <w:rPr>
          <w:rFonts w:asciiTheme="minorHAnsi" w:hAnsiTheme="minorHAnsi" w:cstheme="minorBidi"/>
          <w:sz w:val="22"/>
        </w:rPr>
        <w:t xml:space="preserve">(Speaker 1) </w:t>
      </w:r>
      <w:r w:rsidR="007D6DDC" w:rsidRPr="76110CE9">
        <w:rPr>
          <w:rFonts w:asciiTheme="minorHAnsi" w:hAnsiTheme="minorHAnsi" w:cstheme="minorBidi"/>
          <w:sz w:val="22"/>
        </w:rPr>
        <w:t>commencent</w:t>
      </w:r>
      <w:r w:rsidR="00383E67" w:rsidRPr="76110CE9">
        <w:rPr>
          <w:rFonts w:asciiTheme="minorHAnsi" w:hAnsiTheme="minorHAnsi" w:cstheme="minorBidi"/>
          <w:sz w:val="22"/>
        </w:rPr>
        <w:t xml:space="preserve"> à parler et termine de parler</w:t>
      </w:r>
      <w:r w:rsidRPr="76110CE9">
        <w:rPr>
          <w:rFonts w:asciiTheme="minorHAnsi" w:hAnsiTheme="minorHAnsi" w:cstheme="minorBidi"/>
          <w:sz w:val="22"/>
        </w:rPr>
        <w:t>.</w:t>
      </w:r>
    </w:p>
    <w:p w14:paraId="379B129F" w14:textId="47D8EA27" w:rsidR="009517D6" w:rsidRPr="0095005B" w:rsidRDefault="009517D6" w:rsidP="007D2EC9">
      <w:pPr>
        <w:rPr>
          <w:rFonts w:asciiTheme="minorHAnsi" w:hAnsiTheme="minorHAnsi" w:cstheme="minorBidi"/>
          <w:sz w:val="22"/>
        </w:rPr>
      </w:pPr>
      <w:r w:rsidRPr="76110CE9">
        <w:rPr>
          <w:rFonts w:asciiTheme="minorHAnsi" w:hAnsiTheme="minorHAnsi" w:cstheme="minorBidi"/>
          <w:sz w:val="22"/>
        </w:rPr>
        <w:t>Nous pouvons a</w:t>
      </w:r>
      <w:r w:rsidR="008256E0" w:rsidRPr="76110CE9">
        <w:rPr>
          <w:rFonts w:asciiTheme="minorHAnsi" w:hAnsiTheme="minorHAnsi" w:cstheme="minorBidi"/>
          <w:sz w:val="22"/>
        </w:rPr>
        <w:t xml:space="preserve">ussi </w:t>
      </w:r>
      <w:r w:rsidR="00CD17C6" w:rsidRPr="23161FA7">
        <w:rPr>
          <w:rFonts w:asciiTheme="minorHAnsi" w:hAnsiTheme="minorHAnsi" w:cstheme="minorBidi"/>
          <w:sz w:val="22"/>
        </w:rPr>
        <w:t>d’avoir</w:t>
      </w:r>
      <w:r w:rsidR="008256E0" w:rsidRPr="76110CE9">
        <w:rPr>
          <w:rFonts w:asciiTheme="minorHAnsi" w:hAnsiTheme="minorHAnsi" w:cstheme="minorBidi"/>
          <w:sz w:val="22"/>
        </w:rPr>
        <w:t xml:space="preserve"> en utilisant un autre modèle de </w:t>
      </w:r>
      <w:proofErr w:type="spellStart"/>
      <w:r w:rsidR="008256E0" w:rsidRPr="76110CE9">
        <w:rPr>
          <w:rFonts w:asciiTheme="minorHAnsi" w:hAnsiTheme="minorHAnsi" w:cstheme="minorBidi"/>
          <w:sz w:val="22"/>
        </w:rPr>
        <w:t>pyannote</w:t>
      </w:r>
      <w:proofErr w:type="spellEnd"/>
      <w:r w:rsidR="008256E0" w:rsidRPr="76110CE9">
        <w:rPr>
          <w:rFonts w:asciiTheme="minorHAnsi" w:hAnsiTheme="minorHAnsi" w:cstheme="minorBidi"/>
          <w:sz w:val="22"/>
        </w:rPr>
        <w:t xml:space="preserve"> quand est ce que les locuteurs parlent en même temps</w:t>
      </w:r>
      <w:r w:rsidR="006C53F2" w:rsidRPr="0095005B">
        <w:rPr>
          <w:rFonts w:asciiTheme="minorHAnsi" w:hAnsiTheme="minorHAnsi" w:cstheme="minorHAnsi"/>
          <w:noProof/>
        </w:rPr>
        <w:drawing>
          <wp:inline distT="0" distB="0" distL="0" distR="0" wp14:anchorId="13C6B5BD" wp14:editId="295FBC2C">
            <wp:extent cx="5760720" cy="1387475"/>
            <wp:effectExtent l="0" t="0" r="0" b="3175"/>
            <wp:docPr id="10" name="Image 9" descr="Une image contenant texte, capture d’écran, Police, nombre&#10;&#10;Description générée automatiquement">
              <a:extLst xmlns:a="http://schemas.openxmlformats.org/drawingml/2006/main">
                <a:ext uri="{FF2B5EF4-FFF2-40B4-BE49-F238E27FC236}">
                  <a16:creationId xmlns:a16="http://schemas.microsoft.com/office/drawing/2014/main" id="{1CF0E89A-36CC-CFBA-2B64-BA0056056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pture d’écran, Police, nombre&#10;&#10;Description générée automatiquement">
                      <a:extLst>
                        <a:ext uri="{FF2B5EF4-FFF2-40B4-BE49-F238E27FC236}">
                          <a16:creationId xmlns:a16="http://schemas.microsoft.com/office/drawing/2014/main" id="{1CF0E89A-36CC-CFBA-2B64-BA00560566C4}"/>
                        </a:ext>
                      </a:extLst>
                    </pic:cNvPr>
                    <pic:cNvPicPr>
                      <a:picLocks noChangeAspect="1"/>
                    </pic:cNvPicPr>
                  </pic:nvPicPr>
                  <pic:blipFill rotWithShape="1">
                    <a:blip r:embed="rId25"/>
                    <a:srcRect t="53473"/>
                    <a:stretch/>
                  </pic:blipFill>
                  <pic:spPr bwMode="auto">
                    <a:xfrm>
                      <a:off x="0" y="0"/>
                      <a:ext cx="5760720" cy="1387475"/>
                    </a:xfrm>
                    <a:prstGeom prst="rect">
                      <a:avLst/>
                    </a:prstGeom>
                    <a:ln>
                      <a:noFill/>
                    </a:ln>
                    <a:extLst>
                      <a:ext uri="{53640926-AAD7-44D8-BBD7-CCE9431645EC}">
                        <a14:shadowObscured xmlns:a14="http://schemas.microsoft.com/office/drawing/2010/main"/>
                      </a:ext>
                    </a:extLst>
                  </pic:spPr>
                </pic:pic>
              </a:graphicData>
            </a:graphic>
          </wp:inline>
        </w:drawing>
      </w:r>
    </w:p>
    <w:p w14:paraId="544C8CC7" w14:textId="6AEB5E1F" w:rsidR="007D2EC9" w:rsidRPr="0095005B" w:rsidRDefault="007D2EC9" w:rsidP="76110CE9">
      <w:pPr>
        <w:jc w:val="both"/>
        <w:rPr>
          <w:rFonts w:asciiTheme="minorHAnsi" w:hAnsiTheme="minorHAnsi" w:cstheme="minorBidi"/>
          <w:sz w:val="22"/>
        </w:rPr>
      </w:pPr>
      <w:r w:rsidRPr="76110CE9">
        <w:rPr>
          <w:rFonts w:asciiTheme="minorHAnsi" w:hAnsiTheme="minorHAnsi" w:cstheme="minorBidi"/>
          <w:sz w:val="22"/>
        </w:rPr>
        <w:t xml:space="preserve">Le problème qui va se poser à nous maintenant est celui de séparer les voix car </w:t>
      </w:r>
      <w:proofErr w:type="spellStart"/>
      <w:r w:rsidRPr="76110CE9">
        <w:rPr>
          <w:rFonts w:asciiTheme="minorHAnsi" w:hAnsiTheme="minorHAnsi" w:cstheme="minorBidi"/>
          <w:sz w:val="22"/>
        </w:rPr>
        <w:t>Pyannote</w:t>
      </w:r>
      <w:proofErr w:type="spellEnd"/>
      <w:r w:rsidRPr="76110CE9">
        <w:rPr>
          <w:rFonts w:asciiTheme="minorHAnsi" w:hAnsiTheme="minorHAnsi" w:cstheme="minorBidi"/>
          <w:sz w:val="22"/>
        </w:rPr>
        <w:t xml:space="preserve"> n'est pas capable de le faire. Pour cela, nous avons essayé d'utiliser </w:t>
      </w:r>
      <w:proofErr w:type="spellStart"/>
      <w:r w:rsidRPr="76110CE9">
        <w:rPr>
          <w:rFonts w:asciiTheme="minorHAnsi" w:hAnsiTheme="minorHAnsi" w:cstheme="minorBidi"/>
          <w:sz w:val="22"/>
        </w:rPr>
        <w:t>recognize_google</w:t>
      </w:r>
      <w:proofErr w:type="spellEnd"/>
      <w:r w:rsidRPr="76110CE9">
        <w:rPr>
          <w:rFonts w:asciiTheme="minorHAnsi" w:hAnsiTheme="minorHAnsi" w:cstheme="minorBidi"/>
          <w:sz w:val="22"/>
        </w:rPr>
        <w:t xml:space="preserve"> de Speech Recognition Google afin de faire du speech to </w:t>
      </w:r>
      <w:proofErr w:type="spellStart"/>
      <w:r w:rsidRPr="76110CE9">
        <w:rPr>
          <w:rFonts w:asciiTheme="minorHAnsi" w:hAnsiTheme="minorHAnsi" w:cstheme="minorBidi"/>
          <w:sz w:val="22"/>
        </w:rPr>
        <w:t>text</w:t>
      </w:r>
      <w:proofErr w:type="spellEnd"/>
      <w:r w:rsidRPr="76110CE9">
        <w:rPr>
          <w:rFonts w:asciiTheme="minorHAnsi" w:hAnsiTheme="minorHAnsi" w:cstheme="minorBidi"/>
          <w:sz w:val="22"/>
        </w:rPr>
        <w:t xml:space="preserve"> mais cela ne fonctionne pas lors de superpositions de voix malgré les informations de qui parle quand durant ces superpositions.</w:t>
      </w:r>
    </w:p>
    <w:p w14:paraId="0964ED0A" w14:textId="558FDBEF" w:rsidR="007D2EC9" w:rsidRPr="0095005B" w:rsidRDefault="007D2EC9" w:rsidP="76110CE9">
      <w:pPr>
        <w:jc w:val="both"/>
        <w:rPr>
          <w:rFonts w:asciiTheme="minorHAnsi" w:hAnsiTheme="minorHAnsi" w:cstheme="minorBidi"/>
        </w:rPr>
      </w:pPr>
      <w:r w:rsidRPr="76110CE9">
        <w:rPr>
          <w:rFonts w:asciiTheme="minorHAnsi" w:hAnsiTheme="minorHAnsi" w:cstheme="minorBidi"/>
          <w:sz w:val="22"/>
        </w:rPr>
        <w:t xml:space="preserve">Nous avons aussi pensé à tester le modèle </w:t>
      </w:r>
      <w:proofErr w:type="spellStart"/>
      <w:r w:rsidRPr="76110CE9">
        <w:rPr>
          <w:rFonts w:asciiTheme="minorHAnsi" w:hAnsiTheme="minorHAnsi" w:cstheme="minorBidi"/>
          <w:sz w:val="22"/>
        </w:rPr>
        <w:t>Spleeter</w:t>
      </w:r>
      <w:proofErr w:type="spellEnd"/>
      <w:r w:rsidRPr="76110CE9">
        <w:rPr>
          <w:rFonts w:asciiTheme="minorHAnsi" w:hAnsiTheme="minorHAnsi" w:cstheme="minorBidi"/>
          <w:sz w:val="22"/>
        </w:rPr>
        <w:t xml:space="preserve"> de Deezer qui permet de séparer les voix des musiques. À voir s'il fonctionnerait lors de superpositions de voix. C'est une piste que nous n'avons pas encore essayée mais d'autres idées restent à trouver</w:t>
      </w:r>
      <w:r w:rsidRPr="76110CE9">
        <w:rPr>
          <w:rFonts w:asciiTheme="minorHAnsi" w:hAnsiTheme="minorHAnsi" w:cstheme="minorBidi"/>
        </w:rPr>
        <w:t>.</w:t>
      </w:r>
    </w:p>
    <w:p w14:paraId="16619263" w14:textId="77777777" w:rsidR="00B70FB4" w:rsidRDefault="00B70FB4">
      <w:pPr>
        <w:spacing w:after="0" w:line="240" w:lineRule="auto"/>
        <w:rPr>
          <w:rFonts w:asciiTheme="minorHAnsi" w:eastAsia="Calibri Light" w:hAnsiTheme="minorHAnsi" w:cstheme="minorBidi"/>
          <w:b/>
          <w:bCs/>
          <w:color w:val="4F81BD"/>
          <w:sz w:val="28"/>
          <w:szCs w:val="28"/>
        </w:rPr>
      </w:pPr>
      <w:r>
        <w:rPr>
          <w:rFonts w:asciiTheme="minorHAnsi" w:eastAsia="Calibri Light" w:hAnsiTheme="minorHAnsi" w:cstheme="minorBidi"/>
          <w:sz w:val="28"/>
          <w:szCs w:val="28"/>
        </w:rPr>
        <w:br w:type="page"/>
      </w:r>
    </w:p>
    <w:p w14:paraId="790AEE5A" w14:textId="22614A1D" w:rsidR="77D2F511" w:rsidRPr="00911371" w:rsidRDefault="0064668E" w:rsidP="00675DEC">
      <w:pPr>
        <w:pStyle w:val="Titre2"/>
        <w:numPr>
          <w:ilvl w:val="0"/>
          <w:numId w:val="0"/>
        </w:numPr>
        <w:ind w:left="360"/>
        <w:jc w:val="both"/>
        <w:rPr>
          <w:rFonts w:asciiTheme="minorHAnsi" w:eastAsia="Calibri Light" w:hAnsiTheme="minorHAnsi" w:cstheme="minorBidi"/>
          <w:sz w:val="28"/>
          <w:szCs w:val="28"/>
        </w:rPr>
      </w:pPr>
      <w:r w:rsidRPr="00911371">
        <w:rPr>
          <w:rFonts w:asciiTheme="minorHAnsi" w:eastAsia="Calibri Light" w:hAnsiTheme="minorHAnsi" w:cstheme="minorBidi"/>
          <w:sz w:val="28"/>
          <w:szCs w:val="28"/>
        </w:rPr>
        <w:lastRenderedPageBreak/>
        <w:t>Séparation de voix</w:t>
      </w:r>
    </w:p>
    <w:p w14:paraId="55C2B6E4" w14:textId="3933BEA4" w:rsidR="77D2F511" w:rsidRPr="0095005B" w:rsidRDefault="77D2F511" w:rsidP="77D2F511">
      <w:pPr>
        <w:spacing w:line="257" w:lineRule="auto"/>
        <w:ind w:left="-20" w:right="-20" w:firstLine="720"/>
        <w:jc w:val="both"/>
        <w:rPr>
          <w:rFonts w:asciiTheme="minorHAnsi" w:hAnsiTheme="minorHAnsi" w:cstheme="minorHAnsi"/>
        </w:rPr>
      </w:pPr>
      <w:r w:rsidRPr="0095005B">
        <w:rPr>
          <w:rFonts w:asciiTheme="minorHAnsi" w:hAnsiTheme="minorHAnsi" w:cstheme="minorHAnsi"/>
          <w:sz w:val="22"/>
          <w:lang w:val="fr"/>
        </w:rPr>
        <w:t xml:space="preserve"> </w:t>
      </w:r>
    </w:p>
    <w:p w14:paraId="1B51BFDE" w14:textId="295211C8" w:rsidR="77D2F511" w:rsidRPr="0095005B" w:rsidRDefault="77D2F511" w:rsidP="416ABC61">
      <w:pPr>
        <w:spacing w:line="257" w:lineRule="auto"/>
        <w:ind w:left="-20" w:right="-20" w:firstLine="720"/>
        <w:jc w:val="both"/>
        <w:rPr>
          <w:rFonts w:asciiTheme="minorHAnsi" w:hAnsiTheme="minorHAnsi" w:cstheme="minorBidi"/>
        </w:rPr>
      </w:pPr>
      <w:r w:rsidRPr="416ABC61">
        <w:rPr>
          <w:rFonts w:asciiTheme="minorHAnsi" w:hAnsiTheme="minorHAnsi" w:cstheme="minorBidi"/>
          <w:sz w:val="22"/>
          <w:lang w:val="fr"/>
        </w:rPr>
        <w:t>La séparation des voix est le deuxième point technique clé de la réussite de notre projet. C’est une discipline complexe qui consiste à estimer à partir d’un signal audio mélangeant plusieurs voix, les sources individuelles qui le compose. La complexité de la tâche réside notamment dans le fait que bien souvent dans des scénarios réels comme les débats, les voix se chevauchent ce qui compliquent la séparation. L’équipe d’ALTEN rapporte qu’un débat est composé en moyenne de 12,6 % d’</w:t>
      </w:r>
      <w:proofErr w:type="spellStart"/>
      <w:r w:rsidRPr="416ABC61">
        <w:rPr>
          <w:rFonts w:asciiTheme="minorHAnsi" w:hAnsiTheme="minorHAnsi" w:cstheme="minorBidi"/>
          <w:sz w:val="22"/>
          <w:lang w:val="fr"/>
        </w:rPr>
        <w:t>overlap</w:t>
      </w:r>
      <w:proofErr w:type="spellEnd"/>
      <w:r w:rsidRPr="416ABC61">
        <w:rPr>
          <w:rFonts w:asciiTheme="minorHAnsi" w:hAnsiTheme="minorHAnsi" w:cstheme="minorBidi"/>
          <w:sz w:val="22"/>
          <w:lang w:val="fr"/>
        </w:rPr>
        <w:t xml:space="preserve">. La complexité réside également et principalement dans la nature même les caractéristiques des voix humaines qui peuvent avoir différents tons, différents rythmes qui dépendent du temps. Le discours, est une suite de phonèmes qui sont prononcés l’un après l’autre dont l’ordre est crucial pour en comprendre le sens. Ce type de données sont caractérisées de séquentielles et demandent des modèles spécifiques pour être traitées. Les modèles utilisés doivent être capable de créer un contexte, de créer des liens entre les éléments de la séquence. </w:t>
      </w:r>
    </w:p>
    <w:p w14:paraId="6462B710" w14:textId="6CC83C9B" w:rsidR="416ABC61" w:rsidRDefault="416ABC61" w:rsidP="416ABC61">
      <w:pPr>
        <w:spacing w:line="257" w:lineRule="auto"/>
        <w:ind w:left="-20" w:right="-20" w:firstLine="720"/>
        <w:jc w:val="both"/>
        <w:rPr>
          <w:rFonts w:asciiTheme="minorHAnsi" w:hAnsiTheme="minorHAnsi" w:cstheme="minorBidi"/>
          <w:sz w:val="22"/>
          <w:lang w:val="fr"/>
        </w:rPr>
      </w:pPr>
    </w:p>
    <w:p w14:paraId="1E9AF1AD" w14:textId="452F3601" w:rsidR="77D2F511" w:rsidRPr="0095005B" w:rsidRDefault="77D2F511" w:rsidP="77D2F511">
      <w:pPr>
        <w:spacing w:line="257" w:lineRule="auto"/>
        <w:ind w:left="-20" w:right="-20"/>
        <w:jc w:val="both"/>
        <w:rPr>
          <w:rFonts w:asciiTheme="minorHAnsi" w:hAnsiTheme="minorHAnsi" w:cstheme="minorBidi"/>
        </w:rPr>
      </w:pPr>
      <w:r w:rsidRPr="3691792D">
        <w:rPr>
          <w:rFonts w:asciiTheme="minorHAnsi" w:hAnsiTheme="minorHAnsi" w:cstheme="minorBidi"/>
          <w:b/>
          <w:sz w:val="22"/>
          <w:lang w:val="fr"/>
        </w:rPr>
        <w:t xml:space="preserve">Les </w:t>
      </w:r>
      <w:proofErr w:type="spellStart"/>
      <w:r w:rsidRPr="3691792D">
        <w:rPr>
          <w:rFonts w:asciiTheme="minorHAnsi" w:hAnsiTheme="minorHAnsi" w:cstheme="minorBidi"/>
          <w:b/>
          <w:sz w:val="22"/>
          <w:lang w:val="fr"/>
        </w:rPr>
        <w:t>Recurrent</w:t>
      </w:r>
      <w:proofErr w:type="spellEnd"/>
      <w:r w:rsidRPr="3691792D">
        <w:rPr>
          <w:rFonts w:asciiTheme="minorHAnsi" w:hAnsiTheme="minorHAnsi" w:cstheme="minorBidi"/>
          <w:b/>
          <w:sz w:val="22"/>
          <w:lang w:val="fr"/>
        </w:rPr>
        <w:t xml:space="preserve"> Neural Networks (RNN) : </w:t>
      </w:r>
    </w:p>
    <w:p w14:paraId="10D76934" w14:textId="292055E0" w:rsidR="77D2F511" w:rsidRPr="0095005B" w:rsidRDefault="77D2F511" w:rsidP="77D2F511">
      <w:pPr>
        <w:spacing w:line="257" w:lineRule="auto"/>
        <w:ind w:left="-20" w:right="-20" w:firstLine="720"/>
        <w:jc w:val="both"/>
        <w:rPr>
          <w:rFonts w:asciiTheme="minorHAnsi" w:hAnsiTheme="minorHAnsi" w:cstheme="minorHAnsi"/>
        </w:rPr>
      </w:pPr>
      <w:r w:rsidRPr="0095005B">
        <w:rPr>
          <w:rFonts w:asciiTheme="minorHAnsi" w:hAnsiTheme="minorHAnsi" w:cstheme="minorHAnsi"/>
          <w:sz w:val="22"/>
          <w:lang w:val="fr"/>
        </w:rPr>
        <w:t xml:space="preserve">Le RNN est un modèle de </w:t>
      </w:r>
      <w:proofErr w:type="spellStart"/>
      <w:r w:rsidRPr="0095005B">
        <w:rPr>
          <w:rFonts w:asciiTheme="minorHAnsi" w:hAnsiTheme="minorHAnsi" w:cstheme="minorHAnsi"/>
          <w:sz w:val="22"/>
          <w:lang w:val="fr"/>
        </w:rPr>
        <w:t>deep</w:t>
      </w:r>
      <w:proofErr w:type="spellEnd"/>
      <w:r w:rsidRPr="0095005B">
        <w:rPr>
          <w:rFonts w:asciiTheme="minorHAnsi" w:hAnsiTheme="minorHAnsi" w:cstheme="minorHAnsi"/>
          <w:sz w:val="22"/>
          <w:lang w:val="fr"/>
        </w:rPr>
        <w:t xml:space="preserve"> </w:t>
      </w:r>
      <w:proofErr w:type="spellStart"/>
      <w:r w:rsidRPr="0095005B">
        <w:rPr>
          <w:rFonts w:asciiTheme="minorHAnsi" w:hAnsiTheme="minorHAnsi" w:cstheme="minorHAnsi"/>
          <w:sz w:val="22"/>
          <w:lang w:val="fr"/>
        </w:rPr>
        <w:t>learning</w:t>
      </w:r>
      <w:proofErr w:type="spellEnd"/>
      <w:r w:rsidRPr="0095005B">
        <w:rPr>
          <w:rFonts w:asciiTheme="minorHAnsi" w:hAnsiTheme="minorHAnsi" w:cstheme="minorHAnsi"/>
          <w:sz w:val="22"/>
          <w:lang w:val="fr"/>
        </w:rPr>
        <w:t xml:space="preserve"> qui permet de traiter une séquence de données d’une longueur quelconque étape par étape en utilisant les résultats de l’étape </w:t>
      </w:r>
      <w:r w:rsidRPr="0095005B">
        <w:rPr>
          <w:rFonts w:asciiTheme="minorHAnsi" w:hAnsiTheme="minorHAnsi" w:cstheme="minorHAnsi"/>
          <w:i/>
          <w:iCs/>
          <w:sz w:val="22"/>
          <w:lang w:val="fr"/>
        </w:rPr>
        <w:t xml:space="preserve">t </w:t>
      </w:r>
      <w:r w:rsidRPr="0095005B">
        <w:rPr>
          <w:rFonts w:asciiTheme="minorHAnsi" w:hAnsiTheme="minorHAnsi" w:cstheme="minorHAnsi"/>
          <w:sz w:val="22"/>
          <w:lang w:val="fr"/>
        </w:rPr>
        <w:t xml:space="preserve">comme entrée pour l’étape </w:t>
      </w:r>
      <w:r w:rsidRPr="0095005B">
        <w:rPr>
          <w:rFonts w:asciiTheme="minorHAnsi" w:hAnsiTheme="minorHAnsi" w:cstheme="minorHAnsi"/>
          <w:i/>
          <w:iCs/>
          <w:sz w:val="22"/>
          <w:lang w:val="fr"/>
        </w:rPr>
        <w:t>t+1</w:t>
      </w:r>
      <w:r w:rsidRPr="0095005B">
        <w:rPr>
          <w:rFonts w:asciiTheme="minorHAnsi" w:hAnsiTheme="minorHAnsi" w:cstheme="minorHAnsi"/>
          <w:sz w:val="22"/>
          <w:lang w:val="fr"/>
        </w:rPr>
        <w:t xml:space="preserve">. Cette technique permet de prendre en compte tous les éléments historiques de la séquence afin de prédire un résultat. Néanmoins, le modèle souffre des problèmes de disparition et d’explosion du gradient, c’est-à-dire que l’influence des premiers éléments de la séquence diminue exponentiellement plus la séquence est grande ce qui rend très difficile de capturer les dépendances lointaines entre les éléments de la séquence. De plus, les calculs sont lents, le processus étant réalisé de manière séquentielle. </w:t>
      </w:r>
    </w:p>
    <w:p w14:paraId="276FCFD2" w14:textId="7182BC7D" w:rsidR="77D2F511" w:rsidRPr="0095005B" w:rsidRDefault="77D2F511" w:rsidP="77D2F511">
      <w:pPr>
        <w:spacing w:line="257" w:lineRule="auto"/>
        <w:ind w:left="-20" w:right="-20" w:firstLine="720"/>
        <w:jc w:val="both"/>
        <w:rPr>
          <w:rFonts w:asciiTheme="minorHAnsi" w:hAnsiTheme="minorHAnsi" w:cstheme="minorHAnsi"/>
        </w:rPr>
      </w:pPr>
      <w:r w:rsidRPr="0095005B">
        <w:rPr>
          <w:rFonts w:asciiTheme="minorHAnsi" w:hAnsiTheme="minorHAnsi" w:cstheme="minorHAnsi"/>
          <w:sz w:val="22"/>
          <w:lang w:val="fr"/>
        </w:rPr>
        <w:t xml:space="preserve"> </w:t>
      </w:r>
      <w:r w:rsidR="00FE2D38" w:rsidRPr="0095005B">
        <w:rPr>
          <w:rFonts w:asciiTheme="minorHAnsi" w:hAnsiTheme="minorHAnsi" w:cstheme="minorHAnsi"/>
          <w:noProof/>
        </w:rPr>
        <w:drawing>
          <wp:inline distT="0" distB="0" distL="0" distR="0" wp14:anchorId="3F85F422" wp14:editId="10F38569">
            <wp:extent cx="4572000" cy="2266950"/>
            <wp:effectExtent l="0" t="0" r="0" b="0"/>
            <wp:docPr id="680223201" name="Picture 680223201" descr="Une image contenant bougi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23201" name="Picture 680223201" descr="Une image contenant bougie, capture d’écran, conceptio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71ACE015" w14:textId="5EB20E6D" w:rsidR="77D2F511" w:rsidRPr="0095005B" w:rsidRDefault="77D2F511" w:rsidP="77D2F511">
      <w:pPr>
        <w:spacing w:line="257" w:lineRule="auto"/>
        <w:ind w:left="-20" w:right="-20" w:firstLine="720"/>
        <w:jc w:val="center"/>
        <w:rPr>
          <w:rFonts w:asciiTheme="minorHAnsi" w:hAnsiTheme="minorHAnsi" w:cstheme="minorHAnsi"/>
        </w:rPr>
      </w:pPr>
    </w:p>
    <w:p w14:paraId="2F4AFAD0" w14:textId="6E604A73" w:rsidR="77D2F511" w:rsidRPr="00FE00B6" w:rsidRDefault="77D2F511" w:rsidP="0172A96A">
      <w:pPr>
        <w:spacing w:line="257" w:lineRule="auto"/>
        <w:ind w:left="-20" w:right="-20"/>
        <w:rPr>
          <w:rFonts w:asciiTheme="minorHAnsi" w:hAnsiTheme="minorHAnsi" w:cstheme="minorBidi"/>
        </w:rPr>
      </w:pPr>
      <w:r w:rsidRPr="0172A96A">
        <w:rPr>
          <w:rFonts w:asciiTheme="minorHAnsi" w:hAnsiTheme="minorHAnsi" w:cstheme="minorBidi"/>
          <w:i/>
          <w:color w:val="44546A"/>
          <w:sz w:val="18"/>
          <w:szCs w:val="18"/>
          <w:lang w:val="fr"/>
        </w:rPr>
        <w:t>Figure 1 Architecture du modèle RNN</w:t>
      </w:r>
    </w:p>
    <w:p w14:paraId="0E837B57" w14:textId="6FB64B5B" w:rsidR="416ABC61" w:rsidRDefault="416ABC61" w:rsidP="416ABC61">
      <w:pPr>
        <w:ind w:left="-20" w:right="-20"/>
        <w:rPr>
          <w:rFonts w:asciiTheme="minorHAnsi" w:hAnsiTheme="minorHAnsi" w:cstheme="minorBidi"/>
          <w:i/>
          <w:iCs/>
          <w:color w:val="44546A"/>
          <w:sz w:val="18"/>
          <w:szCs w:val="18"/>
          <w:lang w:val="fr"/>
        </w:rPr>
      </w:pPr>
    </w:p>
    <w:p w14:paraId="72777AF5" w14:textId="32CC90E5" w:rsidR="77D2F511" w:rsidRPr="007D6DDC" w:rsidRDefault="77D2F511" w:rsidP="77D2F511">
      <w:pPr>
        <w:spacing w:line="257" w:lineRule="auto"/>
        <w:ind w:left="-20" w:right="-20"/>
        <w:jc w:val="both"/>
        <w:rPr>
          <w:rFonts w:asciiTheme="minorHAnsi" w:hAnsiTheme="minorHAnsi" w:cstheme="minorBidi"/>
          <w:lang w:val="en-GB"/>
        </w:rPr>
      </w:pPr>
      <w:r w:rsidRPr="007D6DDC">
        <w:rPr>
          <w:rFonts w:asciiTheme="minorHAnsi" w:hAnsiTheme="minorHAnsi" w:cstheme="minorBidi"/>
          <w:b/>
          <w:sz w:val="22"/>
          <w:lang w:val="en-GB"/>
        </w:rPr>
        <w:t>Les réseaux Long Short-Term Memory (LSTM) :</w:t>
      </w:r>
    </w:p>
    <w:p w14:paraId="7664DAEC" w14:textId="23EFB90D" w:rsidR="77D2F511" w:rsidRPr="0095005B" w:rsidRDefault="0172A96A" w:rsidP="416ABC61">
      <w:pPr>
        <w:spacing w:line="257" w:lineRule="auto"/>
        <w:ind w:left="-20" w:right="-20" w:firstLine="720"/>
        <w:jc w:val="both"/>
        <w:rPr>
          <w:rFonts w:asciiTheme="minorHAnsi" w:hAnsiTheme="minorHAnsi" w:cstheme="minorBidi"/>
        </w:rPr>
      </w:pPr>
      <w:r w:rsidRPr="0172A96A">
        <w:rPr>
          <w:rFonts w:asciiTheme="minorHAnsi" w:hAnsiTheme="minorHAnsi" w:cstheme="minorBidi"/>
          <w:sz w:val="22"/>
          <w:lang w:val="fr"/>
        </w:rPr>
        <w:t>Le LSTM est un type spécial de RNN qui résout les problèmes de disparition et d’explosion du gradient en utilisant deux canaux distincts pour représenter les dépendances lointaines (long-</w:t>
      </w:r>
      <w:proofErr w:type="spellStart"/>
      <w:r w:rsidRPr="0172A96A">
        <w:rPr>
          <w:rFonts w:asciiTheme="minorHAnsi" w:hAnsiTheme="minorHAnsi" w:cstheme="minorBidi"/>
          <w:sz w:val="22"/>
          <w:lang w:val="fr"/>
        </w:rPr>
        <w:t>term</w:t>
      </w:r>
      <w:proofErr w:type="spellEnd"/>
      <w:r w:rsidRPr="0172A96A">
        <w:rPr>
          <w:rFonts w:asciiTheme="minorHAnsi" w:hAnsiTheme="minorHAnsi" w:cstheme="minorBidi"/>
          <w:sz w:val="22"/>
          <w:lang w:val="fr"/>
        </w:rPr>
        <w:t xml:space="preserve"> </w:t>
      </w:r>
      <w:r w:rsidRPr="0172A96A">
        <w:rPr>
          <w:rFonts w:asciiTheme="minorHAnsi" w:hAnsiTheme="minorHAnsi" w:cstheme="minorBidi"/>
          <w:sz w:val="22"/>
          <w:lang w:val="fr"/>
        </w:rPr>
        <w:lastRenderedPageBreak/>
        <w:t>memory) et les dépendances proches (short-</w:t>
      </w:r>
      <w:proofErr w:type="spellStart"/>
      <w:r w:rsidRPr="0172A96A">
        <w:rPr>
          <w:rFonts w:asciiTheme="minorHAnsi" w:hAnsiTheme="minorHAnsi" w:cstheme="minorBidi"/>
          <w:sz w:val="22"/>
          <w:lang w:val="fr"/>
        </w:rPr>
        <w:t>term</w:t>
      </w:r>
      <w:proofErr w:type="spellEnd"/>
      <w:r w:rsidRPr="0172A96A">
        <w:rPr>
          <w:rFonts w:asciiTheme="minorHAnsi" w:hAnsiTheme="minorHAnsi" w:cstheme="minorBidi"/>
          <w:sz w:val="22"/>
          <w:lang w:val="fr"/>
        </w:rPr>
        <w:t xml:space="preserve"> memory). En utilisant un système de porte et de cellules de mémoire, le LSTM est efficace pour capture les dépendances lointaines. Néanmoins, la lenteur des calculs persiste, le processus étant toujours séquentiel.</w:t>
      </w:r>
    </w:p>
    <w:p w14:paraId="456F162F" w14:textId="44214AAD" w:rsidR="77D2F511" w:rsidRPr="0095005B" w:rsidRDefault="77D2F511" w:rsidP="0172A96A">
      <w:pPr>
        <w:spacing w:line="257" w:lineRule="auto"/>
        <w:ind w:left="-20" w:right="-20" w:firstLine="720"/>
        <w:jc w:val="center"/>
        <w:rPr>
          <w:rFonts w:asciiTheme="minorHAnsi" w:hAnsiTheme="minorHAnsi" w:cstheme="minorBidi"/>
          <w:sz w:val="22"/>
          <w:lang w:val="fr"/>
        </w:rPr>
      </w:pPr>
    </w:p>
    <w:p w14:paraId="6E9718F0" w14:textId="53EDA285" w:rsidR="77D2F511" w:rsidRPr="0095005B" w:rsidRDefault="0172A96A" w:rsidP="0172A96A">
      <w:pPr>
        <w:spacing w:line="257" w:lineRule="auto"/>
        <w:ind w:left="-20" w:right="-20" w:firstLine="720"/>
        <w:jc w:val="center"/>
        <w:rPr>
          <w:rFonts w:asciiTheme="minorHAnsi" w:hAnsiTheme="minorHAnsi" w:cstheme="minorBidi"/>
        </w:rPr>
      </w:pPr>
      <w:r w:rsidRPr="0172A96A">
        <w:rPr>
          <w:rFonts w:asciiTheme="minorHAnsi" w:hAnsiTheme="minorHAnsi" w:cstheme="minorBidi"/>
          <w:sz w:val="22"/>
          <w:lang w:val="fr"/>
        </w:rPr>
        <w:t xml:space="preserve"> </w:t>
      </w:r>
      <w:r w:rsidR="77D2F511">
        <w:rPr>
          <w:noProof/>
        </w:rPr>
        <w:drawing>
          <wp:inline distT="0" distB="0" distL="0" distR="0" wp14:anchorId="1C53401D" wp14:editId="1DECDC3E">
            <wp:extent cx="4535818" cy="2450804"/>
            <wp:effectExtent l="0" t="0" r="0" b="0"/>
            <wp:docPr id="753996954" name="Picture 75399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996954"/>
                    <pic:cNvPicPr/>
                  </pic:nvPicPr>
                  <pic:blipFill>
                    <a:blip r:embed="rId27">
                      <a:extLst>
                        <a:ext uri="{28A0092B-C50C-407E-A947-70E740481C1C}">
                          <a14:useLocalDpi xmlns:a14="http://schemas.microsoft.com/office/drawing/2010/main" val="0"/>
                        </a:ext>
                      </a:extLst>
                    </a:blip>
                    <a:stretch>
                      <a:fillRect/>
                    </a:stretch>
                  </pic:blipFill>
                  <pic:spPr>
                    <a:xfrm>
                      <a:off x="0" y="0"/>
                      <a:ext cx="4535818" cy="2450804"/>
                    </a:xfrm>
                    <a:prstGeom prst="rect">
                      <a:avLst/>
                    </a:prstGeom>
                  </pic:spPr>
                </pic:pic>
              </a:graphicData>
            </a:graphic>
          </wp:inline>
        </w:drawing>
      </w:r>
    </w:p>
    <w:p w14:paraId="666DBCC4" w14:textId="4236D240" w:rsidR="77D2F511" w:rsidRPr="0095005B" w:rsidRDefault="77D2F511" w:rsidP="77D2F511">
      <w:pPr>
        <w:ind w:left="-20" w:right="-20"/>
        <w:jc w:val="center"/>
        <w:rPr>
          <w:rFonts w:asciiTheme="minorHAnsi" w:hAnsiTheme="minorHAnsi" w:cstheme="minorHAnsi"/>
        </w:rPr>
      </w:pPr>
      <w:r w:rsidRPr="0095005B">
        <w:rPr>
          <w:rFonts w:asciiTheme="minorHAnsi" w:hAnsiTheme="minorHAnsi" w:cstheme="minorHAnsi"/>
          <w:i/>
          <w:iCs/>
          <w:color w:val="44546A"/>
          <w:sz w:val="18"/>
          <w:szCs w:val="18"/>
          <w:lang w:val="fr"/>
        </w:rPr>
        <w:t>Figure 2 Architecture d'un réseau LSTM</w:t>
      </w:r>
    </w:p>
    <w:p w14:paraId="081D05FF" w14:textId="6133B023" w:rsidR="77D2F511" w:rsidRPr="0095005B" w:rsidRDefault="77D2F511" w:rsidP="77D2F511">
      <w:pPr>
        <w:spacing w:line="257" w:lineRule="auto"/>
        <w:ind w:left="-20" w:right="-20"/>
        <w:jc w:val="both"/>
        <w:rPr>
          <w:rFonts w:asciiTheme="minorHAnsi" w:hAnsiTheme="minorHAnsi" w:cstheme="minorBidi"/>
        </w:rPr>
      </w:pPr>
      <w:r w:rsidRPr="19D41A48">
        <w:rPr>
          <w:rFonts w:asciiTheme="minorHAnsi" w:hAnsiTheme="minorHAnsi" w:cstheme="minorBidi"/>
          <w:b/>
          <w:sz w:val="22"/>
          <w:lang w:val="fr"/>
        </w:rPr>
        <w:t xml:space="preserve"> </w:t>
      </w:r>
    </w:p>
    <w:p w14:paraId="4E575D3A" w14:textId="1277EE0A"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b/>
          <w:bCs/>
          <w:sz w:val="22"/>
          <w:lang w:val="fr"/>
        </w:rPr>
        <w:t xml:space="preserve">Les </w:t>
      </w:r>
      <w:proofErr w:type="spellStart"/>
      <w:r w:rsidRPr="0095005B">
        <w:rPr>
          <w:rFonts w:asciiTheme="minorHAnsi" w:hAnsiTheme="minorHAnsi" w:cstheme="minorHAnsi"/>
          <w:b/>
          <w:bCs/>
          <w:sz w:val="22"/>
          <w:lang w:val="fr"/>
        </w:rPr>
        <w:t>transformers</w:t>
      </w:r>
      <w:proofErr w:type="spellEnd"/>
      <w:r w:rsidRPr="0095005B">
        <w:rPr>
          <w:rFonts w:asciiTheme="minorHAnsi" w:hAnsiTheme="minorHAnsi" w:cstheme="minorHAnsi"/>
          <w:b/>
          <w:bCs/>
          <w:sz w:val="22"/>
          <w:lang w:val="fr"/>
        </w:rPr>
        <w:t xml:space="preserve"> :</w:t>
      </w:r>
    </w:p>
    <w:p w14:paraId="03169948" w14:textId="57E2201E"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 </w:t>
      </w:r>
    </w:p>
    <w:p w14:paraId="22BC1818" w14:textId="2DF2291C" w:rsidR="77D2F511" w:rsidRPr="0095005B" w:rsidRDefault="77D2F511" w:rsidP="77D2F511">
      <w:pPr>
        <w:spacing w:line="257" w:lineRule="auto"/>
        <w:ind w:left="-20" w:right="-20" w:firstLine="720"/>
        <w:jc w:val="both"/>
        <w:rPr>
          <w:rFonts w:asciiTheme="minorHAnsi" w:hAnsiTheme="minorHAnsi" w:cstheme="minorHAnsi"/>
        </w:rPr>
      </w:pPr>
      <w:r w:rsidRPr="0095005B">
        <w:rPr>
          <w:rFonts w:asciiTheme="minorHAnsi" w:hAnsiTheme="minorHAnsi" w:cstheme="minorHAnsi"/>
          <w:sz w:val="22"/>
          <w:lang w:val="fr"/>
        </w:rPr>
        <w:t xml:space="preserve">Les RNN et réseaux LSTM ont toujours été très populaire dans le domaine du traitement du langage.  Cependant, aujourd’hui, les modèles qui performent le mieux sur la séparation de voix sont les </w:t>
      </w:r>
      <w:proofErr w:type="spellStart"/>
      <w:r w:rsidRPr="0095005B">
        <w:rPr>
          <w:rFonts w:asciiTheme="minorHAnsi" w:hAnsiTheme="minorHAnsi" w:cstheme="minorHAnsi"/>
          <w:sz w:val="22"/>
          <w:lang w:val="fr"/>
        </w:rPr>
        <w:t>transformers</w:t>
      </w:r>
      <w:proofErr w:type="spellEnd"/>
      <w:r w:rsidRPr="0095005B">
        <w:rPr>
          <w:rFonts w:asciiTheme="minorHAnsi" w:hAnsiTheme="minorHAnsi" w:cstheme="minorHAnsi"/>
          <w:sz w:val="22"/>
          <w:lang w:val="fr"/>
        </w:rPr>
        <w:t xml:space="preserve">. Architecture introduite en 2017 par l’équipe de recherche Google Brain, elle est à l’origine d’un nouveau paradigme sur le traitement de données séquentielles. Cette architecture révolutionnaire est à l’origine des outils tels que Chat GPT. Les </w:t>
      </w:r>
      <w:proofErr w:type="spellStart"/>
      <w:r w:rsidRPr="0095005B">
        <w:rPr>
          <w:rFonts w:asciiTheme="minorHAnsi" w:hAnsiTheme="minorHAnsi" w:cstheme="minorHAnsi"/>
          <w:sz w:val="22"/>
          <w:lang w:val="fr"/>
        </w:rPr>
        <w:t>transformers</w:t>
      </w:r>
      <w:proofErr w:type="spellEnd"/>
      <w:r w:rsidRPr="0095005B">
        <w:rPr>
          <w:rFonts w:asciiTheme="minorHAnsi" w:hAnsiTheme="minorHAnsi" w:cstheme="minorHAnsi"/>
          <w:sz w:val="22"/>
          <w:lang w:val="fr"/>
        </w:rPr>
        <w:t xml:space="preserve"> introduisent le mécanisme de self-attention qui permet de traiter une séquence de données de longueur quelconque et de capturer les dépendances et les relations entre les éléments de la séquence d’entrée plus efficacement qu’auparavant. Les </w:t>
      </w:r>
      <w:proofErr w:type="spellStart"/>
      <w:r w:rsidRPr="0095005B">
        <w:rPr>
          <w:rFonts w:asciiTheme="minorHAnsi" w:hAnsiTheme="minorHAnsi" w:cstheme="minorHAnsi"/>
          <w:sz w:val="22"/>
          <w:lang w:val="fr"/>
        </w:rPr>
        <w:t>transformers</w:t>
      </w:r>
      <w:proofErr w:type="spellEnd"/>
      <w:r w:rsidRPr="0095005B">
        <w:rPr>
          <w:rFonts w:asciiTheme="minorHAnsi" w:hAnsiTheme="minorHAnsi" w:cstheme="minorHAnsi"/>
          <w:sz w:val="22"/>
          <w:lang w:val="fr"/>
        </w:rPr>
        <w:t xml:space="preserve"> n’utilisent pas de connections récurrentes comme les RNN ce qui permet de paralléliser le traitement des données ce qui augmente grandement la rapidité des calculs.</w:t>
      </w:r>
    </w:p>
    <w:p w14:paraId="49448247" w14:textId="299E1751" w:rsidR="77D2F511" w:rsidRPr="0095005B" w:rsidRDefault="77D2F511" w:rsidP="77D2F511">
      <w:pPr>
        <w:spacing w:line="257" w:lineRule="auto"/>
        <w:ind w:left="-20" w:right="-20" w:firstLine="720"/>
        <w:jc w:val="both"/>
        <w:rPr>
          <w:rFonts w:asciiTheme="minorHAnsi" w:hAnsiTheme="minorHAnsi" w:cstheme="minorHAnsi"/>
        </w:rPr>
      </w:pPr>
      <w:r w:rsidRPr="0095005B">
        <w:rPr>
          <w:rFonts w:asciiTheme="minorHAnsi" w:hAnsiTheme="minorHAnsi" w:cstheme="minorHAnsi"/>
          <w:sz w:val="22"/>
          <w:lang w:val="fr"/>
        </w:rPr>
        <w:t xml:space="preserve"> </w:t>
      </w:r>
    </w:p>
    <w:p w14:paraId="4E79383B" w14:textId="39FB2178" w:rsidR="77D2F511" w:rsidRPr="0095005B" w:rsidRDefault="77D2F511" w:rsidP="2ACEBE6C">
      <w:pPr>
        <w:spacing w:line="257" w:lineRule="auto"/>
        <w:ind w:left="-20" w:right="-20" w:firstLine="720"/>
        <w:rPr>
          <w:rFonts w:asciiTheme="minorHAnsi" w:hAnsiTheme="minorHAnsi" w:cstheme="minorBidi"/>
        </w:rPr>
      </w:pPr>
      <w:r>
        <w:rPr>
          <w:noProof/>
        </w:rPr>
        <w:lastRenderedPageBreak/>
        <w:drawing>
          <wp:inline distT="0" distB="0" distL="0" distR="0" wp14:anchorId="57A4453C" wp14:editId="3FC040DF">
            <wp:extent cx="4572000" cy="2438400"/>
            <wp:effectExtent l="0" t="0" r="0" b="0"/>
            <wp:docPr id="886288733" name="Picture 88628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88733"/>
                    <pic:cNvPicPr/>
                  </pic:nvPicPr>
                  <pic:blipFill>
                    <a:blip r:embed="rId28">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8E8F8D7" w14:textId="4117F063" w:rsidR="77D2F511" w:rsidRPr="0095005B" w:rsidRDefault="77D2F511" w:rsidP="77D2F511">
      <w:pPr>
        <w:ind w:left="-20" w:right="-20"/>
        <w:jc w:val="center"/>
        <w:rPr>
          <w:rFonts w:asciiTheme="minorHAnsi" w:hAnsiTheme="minorHAnsi" w:cstheme="minorHAnsi"/>
        </w:rPr>
      </w:pPr>
      <w:r w:rsidRPr="0095005B">
        <w:rPr>
          <w:rFonts w:asciiTheme="minorHAnsi" w:hAnsiTheme="minorHAnsi" w:cstheme="minorHAnsi"/>
          <w:i/>
          <w:iCs/>
          <w:color w:val="44546A"/>
          <w:sz w:val="18"/>
          <w:szCs w:val="18"/>
          <w:lang w:val="fr"/>
        </w:rPr>
        <w:t>Figure 3 Architecture transformer détaillée</w:t>
      </w:r>
    </w:p>
    <w:p w14:paraId="59F2E156" w14:textId="4FDB1884" w:rsidR="77D2F511" w:rsidRPr="0095005B" w:rsidRDefault="77D2F511" w:rsidP="77D2F511">
      <w:pPr>
        <w:spacing w:line="257" w:lineRule="auto"/>
        <w:ind w:left="-20" w:right="-20" w:firstLine="720"/>
        <w:jc w:val="both"/>
        <w:rPr>
          <w:rFonts w:asciiTheme="minorHAnsi" w:hAnsiTheme="minorHAnsi" w:cstheme="minorHAnsi"/>
        </w:rPr>
      </w:pPr>
      <w:r w:rsidRPr="0095005B">
        <w:rPr>
          <w:rFonts w:asciiTheme="minorHAnsi" w:hAnsiTheme="minorHAnsi" w:cstheme="minorHAnsi"/>
          <w:sz w:val="22"/>
          <w:lang w:val="fr"/>
        </w:rPr>
        <w:t xml:space="preserve"> </w:t>
      </w:r>
    </w:p>
    <w:p w14:paraId="7280DE44" w14:textId="44FEE928" w:rsidR="77D2F511" w:rsidRPr="0095005B" w:rsidRDefault="77D2F511" w:rsidP="77D2F511">
      <w:pPr>
        <w:spacing w:line="257" w:lineRule="auto"/>
        <w:ind w:left="-20" w:right="-20" w:firstLine="720"/>
        <w:jc w:val="both"/>
        <w:rPr>
          <w:rFonts w:asciiTheme="minorHAnsi" w:hAnsiTheme="minorHAnsi" w:cstheme="minorHAnsi"/>
        </w:rPr>
      </w:pPr>
      <w:r w:rsidRPr="0095005B">
        <w:rPr>
          <w:rFonts w:asciiTheme="minorHAnsi" w:hAnsiTheme="minorHAnsi" w:cstheme="minorHAnsi"/>
          <w:sz w:val="22"/>
          <w:lang w:val="fr"/>
        </w:rPr>
        <w:t xml:space="preserve"> </w:t>
      </w:r>
    </w:p>
    <w:p w14:paraId="46C9EDD3" w14:textId="74D8CE72"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Depuis les travaux de Google ayant donné naissance au modèle de séparation de voix </w:t>
      </w:r>
      <w:proofErr w:type="spellStart"/>
      <w:r w:rsidRPr="0095005B">
        <w:rPr>
          <w:rFonts w:asciiTheme="minorHAnsi" w:hAnsiTheme="minorHAnsi" w:cstheme="minorHAnsi"/>
          <w:sz w:val="22"/>
          <w:lang w:val="fr"/>
        </w:rPr>
        <w:t>SepFormer</w:t>
      </w:r>
      <w:proofErr w:type="spellEnd"/>
      <w:r w:rsidRPr="0095005B">
        <w:rPr>
          <w:rFonts w:asciiTheme="minorHAnsi" w:hAnsiTheme="minorHAnsi" w:cstheme="minorHAnsi"/>
          <w:sz w:val="22"/>
          <w:lang w:val="fr"/>
        </w:rPr>
        <w:t>, plusieurs autres modèles se basant sur la méthode dual-</w:t>
      </w:r>
      <w:proofErr w:type="spellStart"/>
      <w:r w:rsidRPr="0095005B">
        <w:rPr>
          <w:rFonts w:asciiTheme="minorHAnsi" w:hAnsiTheme="minorHAnsi" w:cstheme="minorHAnsi"/>
          <w:sz w:val="22"/>
          <w:lang w:val="fr"/>
        </w:rPr>
        <w:t>path</w:t>
      </w:r>
      <w:proofErr w:type="spellEnd"/>
      <w:r w:rsidRPr="0095005B">
        <w:rPr>
          <w:rFonts w:asciiTheme="minorHAnsi" w:hAnsiTheme="minorHAnsi" w:cstheme="minorHAnsi"/>
          <w:sz w:val="22"/>
          <w:lang w:val="fr"/>
        </w:rPr>
        <w:t xml:space="preserve"> ont vu le jour. Cette approche vise à résoudre les problèmes d'efficacité rencontrés pendant le traitement de longues séquences. Elle divise la longue séquence en petits segments et les traite par deux étapes alternées :</w:t>
      </w:r>
    </w:p>
    <w:p w14:paraId="3E3A1402" w14:textId="29F3044E" w:rsidR="77D2F511" w:rsidRPr="0095005B" w:rsidRDefault="77D2F511" w:rsidP="00994ECC">
      <w:pPr>
        <w:pStyle w:val="Paragraphedeliste"/>
        <w:numPr>
          <w:ilvl w:val="0"/>
          <w:numId w:val="4"/>
        </w:numPr>
        <w:tabs>
          <w:tab w:val="left" w:pos="0"/>
          <w:tab w:val="left" w:pos="720"/>
        </w:tabs>
        <w:spacing w:after="0" w:line="257" w:lineRule="auto"/>
        <w:jc w:val="both"/>
        <w:rPr>
          <w:rFonts w:asciiTheme="minorHAnsi" w:hAnsiTheme="minorHAnsi" w:cstheme="minorHAnsi"/>
          <w:sz w:val="22"/>
          <w:lang w:val="fr"/>
        </w:rPr>
      </w:pPr>
      <w:r w:rsidRPr="0095005B">
        <w:rPr>
          <w:rFonts w:asciiTheme="minorHAnsi" w:hAnsiTheme="minorHAnsi" w:cstheme="minorHAnsi"/>
          <w:sz w:val="22"/>
          <w:lang w:val="fr"/>
        </w:rPr>
        <w:t>Intra-</w:t>
      </w:r>
      <w:proofErr w:type="spellStart"/>
      <w:r w:rsidRPr="0095005B">
        <w:rPr>
          <w:rFonts w:asciiTheme="minorHAnsi" w:hAnsiTheme="minorHAnsi" w:cstheme="minorHAnsi"/>
          <w:sz w:val="22"/>
          <w:lang w:val="fr"/>
        </w:rPr>
        <w:t>processing</w:t>
      </w:r>
      <w:proofErr w:type="spellEnd"/>
      <w:r w:rsidRPr="0095005B">
        <w:rPr>
          <w:rFonts w:asciiTheme="minorHAnsi" w:hAnsiTheme="minorHAnsi" w:cstheme="minorHAnsi"/>
          <w:sz w:val="22"/>
          <w:lang w:val="fr"/>
        </w:rPr>
        <w:t xml:space="preserve"> : Concentré sur le traitement à l'intérieur de chaque segment.</w:t>
      </w:r>
    </w:p>
    <w:p w14:paraId="4C8BF1E6" w14:textId="7A6A6219" w:rsidR="77D2F511" w:rsidRPr="0095005B" w:rsidRDefault="77D2F511" w:rsidP="00994ECC">
      <w:pPr>
        <w:pStyle w:val="Paragraphedeliste"/>
        <w:numPr>
          <w:ilvl w:val="0"/>
          <w:numId w:val="4"/>
        </w:numPr>
        <w:tabs>
          <w:tab w:val="left" w:pos="0"/>
          <w:tab w:val="left" w:pos="720"/>
        </w:tabs>
        <w:spacing w:after="0" w:line="257" w:lineRule="auto"/>
        <w:jc w:val="both"/>
        <w:rPr>
          <w:rFonts w:asciiTheme="minorHAnsi" w:hAnsiTheme="minorHAnsi" w:cstheme="minorHAnsi"/>
          <w:sz w:val="22"/>
          <w:lang w:val="fr"/>
        </w:rPr>
      </w:pPr>
      <w:r w:rsidRPr="0095005B">
        <w:rPr>
          <w:rFonts w:asciiTheme="minorHAnsi" w:hAnsiTheme="minorHAnsi" w:cstheme="minorHAnsi"/>
          <w:sz w:val="22"/>
          <w:lang w:val="fr"/>
        </w:rPr>
        <w:t>Inter-</w:t>
      </w:r>
      <w:proofErr w:type="spellStart"/>
      <w:r w:rsidRPr="0095005B">
        <w:rPr>
          <w:rFonts w:asciiTheme="minorHAnsi" w:hAnsiTheme="minorHAnsi" w:cstheme="minorHAnsi"/>
          <w:sz w:val="22"/>
          <w:lang w:val="fr"/>
        </w:rPr>
        <w:t>processing</w:t>
      </w:r>
      <w:proofErr w:type="spellEnd"/>
      <w:r w:rsidRPr="0095005B">
        <w:rPr>
          <w:rFonts w:asciiTheme="minorHAnsi" w:hAnsiTheme="minorHAnsi" w:cstheme="minorHAnsi"/>
          <w:sz w:val="22"/>
          <w:lang w:val="fr"/>
        </w:rPr>
        <w:t xml:space="preserve"> : Concentré sur la combinaison des informations entre les segments.</w:t>
      </w:r>
    </w:p>
    <w:p w14:paraId="5A8B6346" w14:textId="447E616F"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 </w:t>
      </w:r>
    </w:p>
    <w:p w14:paraId="0C5421E5" w14:textId="0930D9DF" w:rsidR="77D2F511" w:rsidRPr="0095005B" w:rsidRDefault="77D2F511" w:rsidP="77D2F511">
      <w:pPr>
        <w:spacing w:line="257" w:lineRule="auto"/>
        <w:ind w:left="-20" w:right="-20" w:firstLine="360"/>
        <w:jc w:val="both"/>
        <w:rPr>
          <w:rFonts w:asciiTheme="minorHAnsi" w:hAnsiTheme="minorHAnsi" w:cstheme="minorHAnsi"/>
        </w:rPr>
      </w:pPr>
      <w:r w:rsidRPr="0095005B">
        <w:rPr>
          <w:rFonts w:asciiTheme="minorHAnsi" w:hAnsiTheme="minorHAnsi" w:cstheme="minorHAnsi"/>
          <w:sz w:val="22"/>
          <w:lang w:val="fr"/>
        </w:rPr>
        <w:t xml:space="preserve">Néanmoins, cette méthode présente toujours un problème de charge de traitement due aux segments qui se chevauchent. Le modèle </w:t>
      </w:r>
      <w:proofErr w:type="spellStart"/>
      <w:r w:rsidRPr="0095005B">
        <w:rPr>
          <w:rFonts w:asciiTheme="minorHAnsi" w:hAnsiTheme="minorHAnsi" w:cstheme="minorHAnsi"/>
          <w:sz w:val="22"/>
          <w:lang w:val="fr"/>
        </w:rPr>
        <w:t>MossFormer</w:t>
      </w:r>
      <w:proofErr w:type="spellEnd"/>
      <w:r w:rsidRPr="0095005B">
        <w:rPr>
          <w:rFonts w:asciiTheme="minorHAnsi" w:hAnsiTheme="minorHAnsi" w:cstheme="minorHAnsi"/>
          <w:sz w:val="22"/>
          <w:lang w:val="fr"/>
        </w:rPr>
        <w:t xml:space="preserve"> 2 développé par Alibaba Group tente de résoudre le problème et présente à date les meilleures performances en matière de séparation de voix. </w:t>
      </w:r>
      <w:proofErr w:type="spellStart"/>
      <w:r w:rsidRPr="0095005B">
        <w:rPr>
          <w:rFonts w:asciiTheme="minorHAnsi" w:hAnsiTheme="minorHAnsi" w:cstheme="minorHAnsi"/>
          <w:sz w:val="22"/>
          <w:lang w:val="fr"/>
        </w:rPr>
        <w:t>MossFormer</w:t>
      </w:r>
      <w:proofErr w:type="spellEnd"/>
      <w:r w:rsidRPr="0095005B">
        <w:rPr>
          <w:rFonts w:asciiTheme="minorHAnsi" w:hAnsiTheme="minorHAnsi" w:cstheme="minorHAnsi"/>
          <w:sz w:val="22"/>
          <w:lang w:val="fr"/>
        </w:rPr>
        <w:t xml:space="preserve"> 2 évite les problèmes d'efficacité de la méthode dual-</w:t>
      </w:r>
      <w:proofErr w:type="spellStart"/>
      <w:r w:rsidRPr="0095005B">
        <w:rPr>
          <w:rFonts w:asciiTheme="minorHAnsi" w:hAnsiTheme="minorHAnsi" w:cstheme="minorHAnsi"/>
          <w:sz w:val="22"/>
          <w:lang w:val="fr"/>
        </w:rPr>
        <w:t>path</w:t>
      </w:r>
      <w:proofErr w:type="spellEnd"/>
      <w:r w:rsidRPr="0095005B">
        <w:rPr>
          <w:rFonts w:asciiTheme="minorHAnsi" w:hAnsiTheme="minorHAnsi" w:cstheme="minorHAnsi"/>
          <w:sz w:val="22"/>
          <w:lang w:val="fr"/>
        </w:rPr>
        <w:t xml:space="preserve"> en utilisant des segments non superposés et en appliquant le mécanisme de self-attention sur toute la séquence. De plus, en plus d’appliquer ce mécanisme, le modèle possède un bloc </w:t>
      </w:r>
      <w:proofErr w:type="spellStart"/>
      <w:r w:rsidRPr="0095005B">
        <w:rPr>
          <w:rFonts w:asciiTheme="minorHAnsi" w:hAnsiTheme="minorHAnsi" w:cstheme="minorHAnsi"/>
          <w:sz w:val="22"/>
          <w:lang w:val="fr"/>
        </w:rPr>
        <w:t>Recurrent</w:t>
      </w:r>
      <w:proofErr w:type="spellEnd"/>
      <w:r w:rsidRPr="0095005B">
        <w:rPr>
          <w:rFonts w:asciiTheme="minorHAnsi" w:hAnsiTheme="minorHAnsi" w:cstheme="minorHAnsi"/>
          <w:sz w:val="22"/>
          <w:lang w:val="fr"/>
        </w:rPr>
        <w:t xml:space="preserve"> qui lui permet de mieux capturer les dépendances proches. </w:t>
      </w:r>
    </w:p>
    <w:p w14:paraId="4050FCDB" w14:textId="0FF44722"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 </w:t>
      </w:r>
    </w:p>
    <w:p w14:paraId="62FE193A" w14:textId="5BB2BA89"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 </w:t>
      </w:r>
    </w:p>
    <w:p w14:paraId="7C7AE1CA" w14:textId="2B7A4C4A" w:rsidR="77D2F511" w:rsidRPr="0095005B" w:rsidRDefault="77D2F511" w:rsidP="77D2F511">
      <w:pPr>
        <w:spacing w:line="257" w:lineRule="auto"/>
        <w:ind w:left="-20" w:right="-20"/>
        <w:jc w:val="center"/>
        <w:rPr>
          <w:rFonts w:asciiTheme="minorHAnsi" w:hAnsiTheme="minorHAnsi" w:cstheme="minorHAnsi"/>
        </w:rPr>
      </w:pPr>
      <w:r w:rsidRPr="0095005B">
        <w:rPr>
          <w:rFonts w:asciiTheme="minorHAnsi" w:hAnsiTheme="minorHAnsi" w:cstheme="minorHAnsi"/>
          <w:noProof/>
        </w:rPr>
        <w:drawing>
          <wp:inline distT="0" distB="0" distL="0" distR="0" wp14:anchorId="34C316BF" wp14:editId="6F64D979">
            <wp:extent cx="4334632" cy="1219306"/>
            <wp:effectExtent l="0" t="0" r="0" b="0"/>
            <wp:docPr id="1390725006" name="Picture 139072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34632" cy="1219306"/>
                    </a:xfrm>
                    <a:prstGeom prst="rect">
                      <a:avLst/>
                    </a:prstGeom>
                  </pic:spPr>
                </pic:pic>
              </a:graphicData>
            </a:graphic>
          </wp:inline>
        </w:drawing>
      </w:r>
    </w:p>
    <w:p w14:paraId="61FDA496" w14:textId="08547FD0" w:rsidR="00405DB0" w:rsidRDefault="77D2F511" w:rsidP="73D4515C">
      <w:pPr>
        <w:ind w:left="-20" w:right="-20"/>
        <w:jc w:val="center"/>
        <w:rPr>
          <w:rFonts w:asciiTheme="minorHAnsi" w:hAnsiTheme="minorHAnsi" w:cstheme="minorBidi"/>
          <w:i/>
          <w:color w:val="44546A"/>
          <w:sz w:val="18"/>
          <w:szCs w:val="18"/>
          <w:lang w:val="fr"/>
        </w:rPr>
      </w:pPr>
      <w:r w:rsidRPr="73D4515C">
        <w:rPr>
          <w:rFonts w:asciiTheme="minorHAnsi" w:hAnsiTheme="minorHAnsi" w:cstheme="minorBidi"/>
          <w:i/>
          <w:color w:val="44546A"/>
          <w:sz w:val="18"/>
          <w:szCs w:val="18"/>
          <w:lang w:val="fr"/>
        </w:rPr>
        <w:t xml:space="preserve">Figure 4 Architecture haut niveau de </w:t>
      </w:r>
      <w:proofErr w:type="spellStart"/>
      <w:r w:rsidRPr="73D4515C">
        <w:rPr>
          <w:rFonts w:asciiTheme="minorHAnsi" w:hAnsiTheme="minorHAnsi" w:cstheme="minorBidi"/>
          <w:i/>
          <w:color w:val="44546A"/>
          <w:sz w:val="18"/>
          <w:szCs w:val="18"/>
          <w:lang w:val="fr"/>
        </w:rPr>
        <w:t>MossFormer</w:t>
      </w:r>
      <w:proofErr w:type="spellEnd"/>
      <w:r w:rsidRPr="73D4515C">
        <w:rPr>
          <w:rFonts w:asciiTheme="minorHAnsi" w:hAnsiTheme="minorHAnsi" w:cstheme="minorBidi"/>
          <w:i/>
          <w:color w:val="44546A"/>
          <w:sz w:val="18"/>
          <w:szCs w:val="18"/>
          <w:lang w:val="fr"/>
        </w:rPr>
        <w:t xml:space="preserve"> </w:t>
      </w:r>
    </w:p>
    <w:p w14:paraId="5980A560" w14:textId="77777777" w:rsidR="008740BF" w:rsidRPr="0095005B" w:rsidRDefault="008740BF" w:rsidP="00B70FB4">
      <w:pPr>
        <w:ind w:right="-20"/>
        <w:rPr>
          <w:rFonts w:asciiTheme="minorHAnsi" w:hAnsiTheme="minorHAnsi" w:cstheme="minorBidi"/>
          <w:lang w:val="fr"/>
        </w:rPr>
      </w:pPr>
    </w:p>
    <w:p w14:paraId="25FD777C" w14:textId="3806CBD2" w:rsidR="77D2F511" w:rsidRPr="0095005B" w:rsidRDefault="77D2F511" w:rsidP="00675DEC">
      <w:pPr>
        <w:pStyle w:val="Titre1"/>
        <w:numPr>
          <w:ilvl w:val="0"/>
          <w:numId w:val="0"/>
        </w:numPr>
        <w:ind w:left="360"/>
        <w:rPr>
          <w:rFonts w:asciiTheme="minorHAnsi" w:eastAsia="Calibri Light" w:hAnsiTheme="minorHAnsi" w:cstheme="minorHAnsi"/>
        </w:rPr>
      </w:pPr>
      <w:r w:rsidRPr="0095005B">
        <w:rPr>
          <w:rFonts w:asciiTheme="minorHAnsi" w:eastAsia="Calibri Light" w:hAnsiTheme="minorHAnsi" w:cstheme="minorHAnsi"/>
        </w:rPr>
        <w:lastRenderedPageBreak/>
        <w:t xml:space="preserve">Identification de locuteur </w:t>
      </w:r>
    </w:p>
    <w:p w14:paraId="362BC095" w14:textId="171845D0" w:rsidR="77D2F511" w:rsidRPr="0095005B" w:rsidRDefault="77D2F511" w:rsidP="77D2F511">
      <w:pPr>
        <w:spacing w:after="160"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087C2BD1" w14:textId="6626BED6" w:rsidR="77D2F511" w:rsidRPr="0095005B" w:rsidRDefault="008740BF" w:rsidP="77D2F511">
      <w:pPr>
        <w:spacing w:after="160" w:line="257" w:lineRule="auto"/>
        <w:ind w:left="-20" w:right="-20"/>
        <w:rPr>
          <w:rFonts w:asciiTheme="minorHAnsi" w:hAnsiTheme="minorHAnsi" w:cstheme="minorHAnsi"/>
        </w:rPr>
      </w:pPr>
      <w:r>
        <w:rPr>
          <w:rFonts w:asciiTheme="minorHAnsi" w:hAnsiTheme="minorHAnsi" w:cstheme="minorHAnsi"/>
        </w:rPr>
        <w:tab/>
      </w:r>
    </w:p>
    <w:p w14:paraId="04A1FC3C" w14:textId="7DE5E097" w:rsidR="77D2F511" w:rsidRPr="0095005B" w:rsidRDefault="77D2F511" w:rsidP="72D96C27">
      <w:pPr>
        <w:spacing w:after="160" w:line="257" w:lineRule="auto"/>
        <w:ind w:left="-20" w:right="-20" w:firstLine="360"/>
        <w:jc w:val="both"/>
        <w:rPr>
          <w:rFonts w:asciiTheme="minorHAnsi" w:hAnsiTheme="minorHAnsi" w:cstheme="minorBidi"/>
        </w:rPr>
      </w:pPr>
      <w:r w:rsidRPr="72D96C27">
        <w:rPr>
          <w:rFonts w:asciiTheme="minorHAnsi" w:hAnsiTheme="minorHAnsi" w:cstheme="minorBidi"/>
          <w:sz w:val="22"/>
          <w:lang w:val="fr"/>
        </w:rPr>
        <w:t>Le cerveau humain est bien fait, lorsque nous entendons une voix (déjà entendu auparavant), il nous est très simple d’attribuer un visage, ou du moins une identité à cette voix. Ce réflexe automatique vient de nos nombreuses années d’expériences de vie et nous est commun à tous (ainsi qu’à de nombreux animaux). En revanche, lorsque nous décomposons ce phénomène à une échelle scientifique, cela devient tout de suite un problème très complexe qui pour vulgariser se résume en la capacité à calculer les différences entre les phonétiques incidentelles d’une vocalisation spécifique et les représentations phonologiques abstraites des mots que contient la vocalisation</w:t>
      </w:r>
      <w:hyperlink r:id="rId30" w:anchor="_ftn1">
        <w:r w:rsidRPr="72D96C27">
          <w:rPr>
            <w:rStyle w:val="Lienhypertexte"/>
            <w:rFonts w:asciiTheme="minorHAnsi" w:hAnsiTheme="minorHAnsi" w:cstheme="minorBidi"/>
            <w:sz w:val="22"/>
            <w:vertAlign w:val="superscript"/>
            <w:lang w:val="fr"/>
          </w:rPr>
          <w:t>[1]</w:t>
        </w:r>
      </w:hyperlink>
      <w:r w:rsidRPr="72D96C27">
        <w:rPr>
          <w:rFonts w:asciiTheme="minorHAnsi" w:hAnsiTheme="minorHAnsi" w:cstheme="minorBidi"/>
          <w:sz w:val="22"/>
          <w:lang w:val="fr"/>
        </w:rPr>
        <w:t>.</w:t>
      </w:r>
    </w:p>
    <w:p w14:paraId="0366A4EF" w14:textId="6C8CA317" w:rsidR="77D2F511" w:rsidRPr="0095005B" w:rsidRDefault="77D2F511" w:rsidP="72D96C27">
      <w:pPr>
        <w:spacing w:after="160" w:line="257" w:lineRule="auto"/>
        <w:ind w:left="-20" w:right="-20" w:firstLine="360"/>
        <w:jc w:val="both"/>
        <w:rPr>
          <w:rFonts w:asciiTheme="minorHAnsi" w:hAnsiTheme="minorHAnsi" w:cstheme="minorBidi"/>
        </w:rPr>
      </w:pPr>
      <w:r w:rsidRPr="72D96C27">
        <w:rPr>
          <w:rFonts w:asciiTheme="minorHAnsi" w:hAnsiTheme="minorHAnsi" w:cstheme="minorBidi"/>
          <w:sz w:val="22"/>
          <w:lang w:val="fr"/>
        </w:rPr>
        <w:t>L’identification de locuteur est une partie importante de notre projet MED-IA. En effet, après avoir réussi à segmenter l’audio d’un débat entre les différents participants et séparer les voix lors de superpositions multiples présentes dans un débat, il faut réussir à attribuer un nom à ces orateurs. Alors bien qu’en tant que humains nous n’ayons pas besoin de cette technologie pour savoir qui parle lors d’un débat, nous avons pour but de faire des analyses personnalisées sur le débat pour chaque orateur. Dans ce cas, il nous faut être capable de savoir automatiquement qui a prononcé quelles paroles tout du long de l’audio, et pour cela il n’est pas question de le faire à la main.</w:t>
      </w:r>
    </w:p>
    <w:p w14:paraId="652745EC" w14:textId="5CF82A28" w:rsidR="77D2F511" w:rsidRPr="0095005B" w:rsidRDefault="77D2F511" w:rsidP="72D96C27">
      <w:pPr>
        <w:spacing w:after="160" w:line="257" w:lineRule="auto"/>
        <w:ind w:left="-20" w:right="-20" w:firstLine="360"/>
        <w:jc w:val="both"/>
        <w:rPr>
          <w:rFonts w:asciiTheme="minorHAnsi" w:hAnsiTheme="minorHAnsi" w:cstheme="minorBidi"/>
        </w:rPr>
      </w:pPr>
      <w:r w:rsidRPr="72D96C27">
        <w:rPr>
          <w:rFonts w:asciiTheme="minorHAnsi" w:hAnsiTheme="minorHAnsi" w:cstheme="minorBidi"/>
          <w:sz w:val="22"/>
          <w:lang w:val="fr"/>
        </w:rPr>
        <w:t xml:space="preserve"> </w:t>
      </w:r>
    </w:p>
    <w:p w14:paraId="7E8F4874" w14:textId="60CC029D" w:rsidR="77D2F511" w:rsidRPr="000209B8" w:rsidRDefault="77D2F511" w:rsidP="00675DEC">
      <w:pPr>
        <w:pStyle w:val="Titre3"/>
        <w:numPr>
          <w:ilvl w:val="0"/>
          <w:numId w:val="0"/>
        </w:numPr>
        <w:ind w:left="360"/>
        <w:jc w:val="both"/>
        <w:rPr>
          <w:sz w:val="24"/>
          <w:szCs w:val="24"/>
        </w:rPr>
      </w:pPr>
      <w:r w:rsidRPr="000209B8">
        <w:rPr>
          <w:sz w:val="24"/>
          <w:szCs w:val="24"/>
        </w:rPr>
        <w:t>Jeu de données</w:t>
      </w:r>
    </w:p>
    <w:p w14:paraId="35B47C56" w14:textId="5C70DC10" w:rsidR="77D2F511" w:rsidRPr="0095005B" w:rsidRDefault="77D2F511" w:rsidP="72D96C27">
      <w:pPr>
        <w:spacing w:after="160" w:line="257" w:lineRule="auto"/>
        <w:ind w:left="-20" w:right="-20"/>
        <w:jc w:val="both"/>
        <w:rPr>
          <w:rFonts w:asciiTheme="minorHAnsi" w:hAnsiTheme="minorHAnsi" w:cstheme="minorBidi"/>
        </w:rPr>
      </w:pPr>
      <w:r w:rsidRPr="72D96C27">
        <w:rPr>
          <w:rFonts w:asciiTheme="minorHAnsi" w:hAnsiTheme="minorHAnsi" w:cstheme="minorBidi"/>
          <w:sz w:val="22"/>
          <w:lang w:val="fr"/>
        </w:rPr>
        <w:t xml:space="preserve"> </w:t>
      </w:r>
    </w:p>
    <w:p w14:paraId="29B2B763" w14:textId="667E5E8C" w:rsidR="77D2F511" w:rsidRPr="0095005B" w:rsidRDefault="77D2F511" w:rsidP="72D96C27">
      <w:pPr>
        <w:spacing w:after="160" w:line="257" w:lineRule="auto"/>
        <w:ind w:left="-20" w:right="-20" w:firstLine="360"/>
        <w:jc w:val="both"/>
        <w:rPr>
          <w:rFonts w:asciiTheme="minorHAnsi" w:hAnsiTheme="minorHAnsi" w:cstheme="minorBidi"/>
        </w:rPr>
      </w:pPr>
      <w:r w:rsidRPr="72D96C27">
        <w:rPr>
          <w:rFonts w:asciiTheme="minorHAnsi" w:hAnsiTheme="minorHAnsi" w:cstheme="minorBidi"/>
          <w:sz w:val="22"/>
          <w:lang w:val="fr"/>
        </w:rPr>
        <w:t xml:space="preserve">Afin de réaliser à bien notre modèle d’identification de politiciens, </w:t>
      </w:r>
      <w:proofErr w:type="spellStart"/>
      <w:r w:rsidRPr="72D96C27">
        <w:rPr>
          <w:rFonts w:asciiTheme="minorHAnsi" w:hAnsiTheme="minorHAnsi" w:cstheme="minorBidi"/>
          <w:sz w:val="22"/>
          <w:lang w:val="fr"/>
        </w:rPr>
        <w:t>Alten</w:t>
      </w:r>
      <w:proofErr w:type="spellEnd"/>
      <w:r w:rsidRPr="72D96C27">
        <w:rPr>
          <w:rFonts w:asciiTheme="minorHAnsi" w:hAnsiTheme="minorHAnsi" w:cstheme="minorBidi"/>
          <w:sz w:val="22"/>
          <w:lang w:val="fr"/>
        </w:rPr>
        <w:t xml:space="preserve"> nous a fournis leur jeu de données constitué de 4585 fichiers audio de type .</w:t>
      </w:r>
      <w:proofErr w:type="spellStart"/>
      <w:r w:rsidRPr="72D96C27">
        <w:rPr>
          <w:rFonts w:asciiTheme="minorHAnsi" w:hAnsiTheme="minorHAnsi" w:cstheme="minorBidi"/>
          <w:sz w:val="22"/>
          <w:lang w:val="fr"/>
        </w:rPr>
        <w:t>wav</w:t>
      </w:r>
      <w:proofErr w:type="spellEnd"/>
      <w:r w:rsidRPr="72D96C27">
        <w:rPr>
          <w:rFonts w:asciiTheme="minorHAnsi" w:hAnsiTheme="minorHAnsi" w:cstheme="minorBidi"/>
          <w:sz w:val="22"/>
          <w:lang w:val="fr"/>
        </w:rPr>
        <w:t xml:space="preserve">. Chaque audio contient un monologue de 10 secondes d’un politicien, accompagné de son nom. Etant des audio avec des monologues sans interruption et d’une bonne clarté sonore, nous avons eu accès à des données de haute qualité. En revanche, lors d’un vrai débat, les voix ne sont pas souvent aussi claires et se chevauchent très souvent à cause d’interruptions. Il faut donc noter que même si notre modèle performe bien sur les données </w:t>
      </w:r>
      <w:proofErr w:type="spellStart"/>
      <w:r w:rsidRPr="72D96C27">
        <w:rPr>
          <w:rFonts w:asciiTheme="minorHAnsi" w:hAnsiTheme="minorHAnsi" w:cstheme="minorBidi"/>
          <w:sz w:val="22"/>
          <w:lang w:val="fr"/>
        </w:rPr>
        <w:t>d’Alten</w:t>
      </w:r>
      <w:proofErr w:type="spellEnd"/>
      <w:r w:rsidRPr="72D96C27">
        <w:rPr>
          <w:rFonts w:asciiTheme="minorHAnsi" w:hAnsiTheme="minorHAnsi" w:cstheme="minorBidi"/>
          <w:sz w:val="22"/>
          <w:lang w:val="fr"/>
        </w:rPr>
        <w:t>, en cas réel il aura un peu plus de mal avec nos audio d’</w:t>
      </w:r>
      <w:proofErr w:type="spellStart"/>
      <w:r w:rsidRPr="72D96C27">
        <w:rPr>
          <w:rFonts w:asciiTheme="minorHAnsi" w:hAnsiTheme="minorHAnsi" w:cstheme="minorBidi"/>
          <w:sz w:val="22"/>
          <w:lang w:val="fr"/>
        </w:rPr>
        <w:t>overlaps</w:t>
      </w:r>
      <w:proofErr w:type="spellEnd"/>
      <w:r w:rsidRPr="72D96C27">
        <w:rPr>
          <w:rFonts w:asciiTheme="minorHAnsi" w:hAnsiTheme="minorHAnsi" w:cstheme="minorBidi"/>
          <w:sz w:val="22"/>
          <w:lang w:val="fr"/>
        </w:rPr>
        <w:t xml:space="preserve"> séparé. </w:t>
      </w:r>
    </w:p>
    <w:p w14:paraId="61A50D64" w14:textId="5404D5EA" w:rsidR="77D2F511" w:rsidRPr="0026592F" w:rsidRDefault="77D2F511" w:rsidP="72D96C27">
      <w:pPr>
        <w:spacing w:after="160" w:line="257" w:lineRule="auto"/>
        <w:ind w:left="-20" w:right="-20" w:firstLine="360"/>
        <w:jc w:val="both"/>
        <w:rPr>
          <w:rFonts w:asciiTheme="minorHAnsi" w:hAnsiTheme="minorHAnsi" w:cstheme="minorBidi"/>
          <w:sz w:val="18"/>
          <w:szCs w:val="20"/>
        </w:rPr>
      </w:pPr>
      <w:r w:rsidRPr="0026592F">
        <w:rPr>
          <w:rFonts w:asciiTheme="minorHAnsi" w:hAnsiTheme="minorHAnsi" w:cstheme="minorBidi"/>
          <w:szCs w:val="20"/>
          <w:lang w:val="fr"/>
        </w:rPr>
        <w:t xml:space="preserve"> </w:t>
      </w:r>
    </w:p>
    <w:p w14:paraId="57B66E76" w14:textId="22B437B9" w:rsidR="77D2F511" w:rsidRPr="000209B8" w:rsidRDefault="77D2F511" w:rsidP="00675DEC">
      <w:pPr>
        <w:pStyle w:val="Titre3"/>
        <w:numPr>
          <w:ilvl w:val="0"/>
          <w:numId w:val="0"/>
        </w:numPr>
        <w:ind w:left="360"/>
        <w:jc w:val="both"/>
        <w:rPr>
          <w:rFonts w:asciiTheme="minorHAnsi" w:hAnsiTheme="minorHAnsi" w:cstheme="minorBidi"/>
          <w:sz w:val="24"/>
          <w:szCs w:val="24"/>
        </w:rPr>
      </w:pPr>
      <w:r w:rsidRPr="000209B8">
        <w:rPr>
          <w:rFonts w:asciiTheme="minorHAnsi" w:hAnsiTheme="minorHAnsi" w:cstheme="minorBidi"/>
          <w:sz w:val="24"/>
          <w:szCs w:val="24"/>
        </w:rPr>
        <w:t xml:space="preserve">Etat de l’art </w:t>
      </w:r>
    </w:p>
    <w:p w14:paraId="51E688FB" w14:textId="77777777" w:rsidR="006F1E85" w:rsidRPr="0095005B" w:rsidRDefault="006F1E85" w:rsidP="72D96C27">
      <w:pPr>
        <w:jc w:val="both"/>
        <w:rPr>
          <w:rFonts w:asciiTheme="minorHAnsi" w:hAnsiTheme="minorHAnsi" w:cstheme="minorBidi"/>
          <w:lang w:val="fr"/>
        </w:rPr>
      </w:pPr>
    </w:p>
    <w:p w14:paraId="6F5DCCC0" w14:textId="13FC80CD" w:rsidR="77D2F511" w:rsidRPr="0095005B" w:rsidRDefault="77D2F511" w:rsidP="72D96C27">
      <w:pPr>
        <w:spacing w:after="160" w:line="257" w:lineRule="auto"/>
        <w:ind w:left="-20" w:right="-20" w:firstLine="360"/>
        <w:jc w:val="both"/>
        <w:rPr>
          <w:rFonts w:asciiTheme="minorHAnsi" w:hAnsiTheme="minorHAnsi" w:cstheme="minorBidi"/>
        </w:rPr>
      </w:pPr>
      <w:r w:rsidRPr="72D96C27">
        <w:rPr>
          <w:rFonts w:asciiTheme="minorHAnsi" w:hAnsiTheme="minorHAnsi" w:cstheme="minorBidi"/>
          <w:sz w:val="22"/>
          <w:lang w:val="fr"/>
        </w:rPr>
        <w:t>De nos jours, pour atteindre les meilleurs résultats lors de la classification d’un fichier audio, il est crucial de respecter une certaine étape qui est l’</w:t>
      </w:r>
      <w:proofErr w:type="spellStart"/>
      <w:r w:rsidRPr="72D96C27">
        <w:rPr>
          <w:rFonts w:asciiTheme="minorHAnsi" w:hAnsiTheme="minorHAnsi" w:cstheme="minorBidi"/>
          <w:b/>
          <w:sz w:val="22"/>
          <w:lang w:val="fr"/>
        </w:rPr>
        <w:t>embedding</w:t>
      </w:r>
      <w:proofErr w:type="spellEnd"/>
      <w:r w:rsidRPr="72D96C27">
        <w:rPr>
          <w:rFonts w:asciiTheme="minorHAnsi" w:hAnsiTheme="minorHAnsi" w:cstheme="minorBidi"/>
          <w:sz w:val="22"/>
          <w:lang w:val="fr"/>
        </w:rPr>
        <w:t xml:space="preserve">. En français cela se traduit littéralement par « intégration », il faut comprendre cela comme une vectorisation de l’audio. Pour aller plus loin, il est possible de représenter un audio brut directement sous forme de « vecteur de caractéristiques brutes », en effet, un fichier audio est avant tout une onde, et il nous faut être capable de la représenter numériquement pour l’exploiter. </w:t>
      </w:r>
    </w:p>
    <w:p w14:paraId="3903C9B7" w14:textId="1CD88972" w:rsidR="77D2F511" w:rsidRPr="0095005B" w:rsidRDefault="77D2F511" w:rsidP="005F6B4E">
      <w:pPr>
        <w:spacing w:after="160" w:line="257" w:lineRule="auto"/>
        <w:ind w:right="-20"/>
        <w:jc w:val="both"/>
        <w:rPr>
          <w:rFonts w:asciiTheme="minorHAnsi" w:hAnsiTheme="minorHAnsi" w:cstheme="minorBidi"/>
        </w:rPr>
      </w:pPr>
      <w:r w:rsidRPr="72D96C27">
        <w:rPr>
          <w:rFonts w:asciiTheme="minorHAnsi" w:hAnsiTheme="minorHAnsi" w:cstheme="minorBidi"/>
          <w:sz w:val="22"/>
          <w:lang w:val="fr"/>
        </w:rPr>
        <w:t>Pour cela, il faut d’abord échantillonner notre audio qui est une onde en continu afin de pouvoir les organiser dans un vecteur. Dans notre cas, notre échantillonnage est d’une fréquence de 16 kHz ce qui veut dire que chaque seconde d’audio sera représentée par un vecteur de 16000 points.</w:t>
      </w:r>
    </w:p>
    <w:p w14:paraId="5DD32549" w14:textId="12EC2042" w:rsidR="77D2F511" w:rsidRDefault="00191505" w:rsidP="1FAA5E26">
      <w:pPr>
        <w:spacing w:after="160" w:line="257" w:lineRule="auto"/>
        <w:ind w:left="-20" w:right="-20" w:firstLine="360"/>
        <w:jc w:val="center"/>
      </w:pPr>
      <w:r>
        <w:rPr>
          <w:noProof/>
        </w:rPr>
        <w:lastRenderedPageBreak/>
        <w:drawing>
          <wp:inline distT="0" distB="0" distL="0" distR="0" wp14:anchorId="079E3236" wp14:editId="44EC196F">
            <wp:extent cx="3363686" cy="1467485"/>
            <wp:effectExtent l="0" t="0" r="0" b="0"/>
            <wp:docPr id="1650481777" name="Image 1" descr="Exemple d'un signal échantillonné.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1">
                      <a:extLst>
                        <a:ext uri="{28A0092B-C50C-407E-A947-70E740481C1C}">
                          <a14:useLocalDpi xmlns:a14="http://schemas.microsoft.com/office/drawing/2010/main" val="0"/>
                        </a:ext>
                      </a:extLst>
                    </a:blip>
                    <a:stretch>
                      <a:fillRect/>
                    </a:stretch>
                  </pic:blipFill>
                  <pic:spPr>
                    <a:xfrm>
                      <a:off x="0" y="0"/>
                      <a:ext cx="3363686" cy="1467485"/>
                    </a:xfrm>
                    <a:prstGeom prst="rect">
                      <a:avLst/>
                    </a:prstGeom>
                  </pic:spPr>
                </pic:pic>
              </a:graphicData>
            </a:graphic>
          </wp:inline>
        </w:drawing>
      </w:r>
    </w:p>
    <w:p w14:paraId="27AE4330" w14:textId="35118694" w:rsidR="77D2F511" w:rsidRPr="0095005B" w:rsidRDefault="77D2F511" w:rsidP="1ED7199E">
      <w:pPr>
        <w:ind w:left="-20" w:right="-20"/>
        <w:jc w:val="center"/>
        <w:rPr>
          <w:rFonts w:asciiTheme="minorHAnsi" w:hAnsiTheme="minorHAnsi" w:cstheme="minorBidi"/>
        </w:rPr>
      </w:pPr>
      <w:r w:rsidRPr="72D96C27">
        <w:rPr>
          <w:rFonts w:asciiTheme="minorHAnsi" w:hAnsiTheme="minorHAnsi" w:cstheme="minorBidi"/>
          <w:i/>
          <w:color w:val="44546A"/>
          <w:sz w:val="18"/>
          <w:szCs w:val="18"/>
          <w:lang w:val="fr"/>
        </w:rPr>
        <w:t xml:space="preserve">Fig1 : </w:t>
      </w:r>
      <w:r w:rsidR="005F6B4E" w:rsidRPr="72D96C27">
        <w:rPr>
          <w:rFonts w:asciiTheme="minorHAnsi" w:hAnsiTheme="minorHAnsi" w:cstheme="minorBidi"/>
          <w:i/>
          <w:color w:val="44546A"/>
          <w:sz w:val="18"/>
          <w:szCs w:val="18"/>
          <w:lang w:val="fr"/>
        </w:rPr>
        <w:t>Echantillonnage</w:t>
      </w:r>
      <w:r w:rsidRPr="72D96C27">
        <w:rPr>
          <w:rFonts w:asciiTheme="minorHAnsi" w:hAnsiTheme="minorHAnsi" w:cstheme="minorBidi"/>
          <w:i/>
          <w:color w:val="44546A"/>
          <w:sz w:val="18"/>
          <w:szCs w:val="18"/>
          <w:lang w:val="fr"/>
        </w:rPr>
        <w:t xml:space="preserve"> d'une onde </w:t>
      </w:r>
    </w:p>
    <w:p w14:paraId="4D74342A" w14:textId="3B6ADA85" w:rsidR="77D2F511" w:rsidRPr="0095005B" w:rsidRDefault="77D2F511" w:rsidP="72D96C27">
      <w:pPr>
        <w:spacing w:after="160" w:line="257" w:lineRule="auto"/>
        <w:ind w:left="-20" w:right="-20"/>
        <w:jc w:val="both"/>
        <w:rPr>
          <w:rFonts w:asciiTheme="minorHAnsi" w:hAnsiTheme="minorHAnsi" w:cstheme="minorBidi"/>
        </w:rPr>
      </w:pPr>
      <w:r w:rsidRPr="72D96C27">
        <w:rPr>
          <w:rFonts w:asciiTheme="minorHAnsi" w:hAnsiTheme="minorHAnsi" w:cstheme="minorBidi"/>
          <w:sz w:val="22"/>
          <w:lang w:val="fr"/>
        </w:rPr>
        <w:t>Ce vecteur de caractéristiques brutes en résultant est très basique, i</w:t>
      </w:r>
      <w:r w:rsidRPr="72D96C27">
        <w:rPr>
          <w:rFonts w:asciiTheme="minorHAnsi" w:hAnsiTheme="minorHAnsi" w:cstheme="minorBidi"/>
          <w:color w:val="111111"/>
          <w:sz w:val="22"/>
          <w:lang w:val="fr"/>
        </w:rPr>
        <w:t xml:space="preserve">l ne capture que l’amplitude de l’onde audio à divers points dans le temps et ne tient pas compte de caractéristiques plus complexes comme la fréquence ou le timbre. En principe, il serait suffisant pour entrainer un modèle de classification de locuteurs, néanmoins, il prendrait beaucoup de temps à entrainer en raison du nombre de valeurs et ne donnerait pas des résultats satisfaisants. Une grosse partie de la réflexion autour de l’identification de locuteurs aura été autour du choix de modèle pour générer le meilleur </w:t>
      </w:r>
      <w:proofErr w:type="spellStart"/>
      <w:r w:rsidRPr="72D96C27">
        <w:rPr>
          <w:rFonts w:asciiTheme="minorHAnsi" w:hAnsiTheme="minorHAnsi" w:cstheme="minorBidi"/>
          <w:color w:val="111111"/>
          <w:sz w:val="22"/>
          <w:lang w:val="fr"/>
        </w:rPr>
        <w:t>embedding</w:t>
      </w:r>
      <w:proofErr w:type="spellEnd"/>
      <w:r w:rsidRPr="72D96C27">
        <w:rPr>
          <w:rFonts w:asciiTheme="minorHAnsi" w:hAnsiTheme="minorHAnsi" w:cstheme="minorBidi"/>
          <w:color w:val="111111"/>
          <w:sz w:val="22"/>
          <w:lang w:val="fr"/>
        </w:rPr>
        <w:t xml:space="preserve"> possible, qui serait capable de capturer des relations complexes et non-linéaires de l’audio. </w:t>
      </w:r>
      <w:proofErr w:type="spellStart"/>
      <w:r w:rsidRPr="72D96C27">
        <w:rPr>
          <w:rFonts w:asciiTheme="minorHAnsi" w:hAnsiTheme="minorHAnsi" w:cstheme="minorBidi"/>
          <w:color w:val="111111"/>
          <w:sz w:val="22"/>
          <w:lang w:val="fr"/>
        </w:rPr>
        <w:t>Alten</w:t>
      </w:r>
      <w:proofErr w:type="spellEnd"/>
      <w:r w:rsidRPr="72D96C27">
        <w:rPr>
          <w:rFonts w:asciiTheme="minorHAnsi" w:hAnsiTheme="minorHAnsi" w:cstheme="minorBidi"/>
          <w:color w:val="111111"/>
          <w:sz w:val="22"/>
          <w:lang w:val="fr"/>
        </w:rPr>
        <w:t xml:space="preserve"> utilise deux modèles alternatifs, le I-</w:t>
      </w:r>
      <w:proofErr w:type="spellStart"/>
      <w:r w:rsidRPr="72D96C27">
        <w:rPr>
          <w:rFonts w:asciiTheme="minorHAnsi" w:hAnsiTheme="minorHAnsi" w:cstheme="minorBidi"/>
          <w:color w:val="111111"/>
          <w:sz w:val="22"/>
          <w:lang w:val="fr"/>
        </w:rPr>
        <w:t>Vector</w:t>
      </w:r>
      <w:proofErr w:type="spellEnd"/>
      <w:r w:rsidRPr="72D96C27">
        <w:rPr>
          <w:rFonts w:asciiTheme="minorHAnsi" w:hAnsiTheme="minorHAnsi" w:cstheme="minorBidi"/>
          <w:color w:val="111111"/>
          <w:sz w:val="22"/>
          <w:lang w:val="fr"/>
        </w:rPr>
        <w:t xml:space="preserve"> qui représente un audio en utilisant un vecteur de caractéristiques statistiques se basant sur des modèles de mélange gaussien, ainsi que le X-</w:t>
      </w:r>
      <w:proofErr w:type="spellStart"/>
      <w:r w:rsidRPr="72D96C27">
        <w:rPr>
          <w:rFonts w:asciiTheme="minorHAnsi" w:hAnsiTheme="minorHAnsi" w:cstheme="minorBidi"/>
          <w:color w:val="111111"/>
          <w:sz w:val="22"/>
          <w:lang w:val="fr"/>
        </w:rPr>
        <w:t>Vector</w:t>
      </w:r>
      <w:proofErr w:type="spellEnd"/>
      <w:r w:rsidRPr="72D96C27">
        <w:rPr>
          <w:rFonts w:asciiTheme="minorHAnsi" w:hAnsiTheme="minorHAnsi" w:cstheme="minorBidi"/>
          <w:color w:val="111111"/>
          <w:sz w:val="22"/>
          <w:lang w:val="fr"/>
        </w:rPr>
        <w:t>, un modèle plus moderne basé sur les réseaux neuronaux profonds (</w:t>
      </w:r>
      <w:proofErr w:type="spellStart"/>
      <w:r w:rsidRPr="72D96C27">
        <w:rPr>
          <w:rFonts w:asciiTheme="minorHAnsi" w:hAnsiTheme="minorHAnsi" w:cstheme="minorBidi"/>
          <w:color w:val="111111"/>
          <w:sz w:val="22"/>
          <w:lang w:val="fr"/>
        </w:rPr>
        <w:t>deep</w:t>
      </w:r>
      <w:proofErr w:type="spellEnd"/>
      <w:r w:rsidRPr="72D96C27">
        <w:rPr>
          <w:rFonts w:asciiTheme="minorHAnsi" w:hAnsiTheme="minorHAnsi" w:cstheme="minorBidi"/>
          <w:color w:val="111111"/>
          <w:sz w:val="22"/>
          <w:lang w:val="fr"/>
        </w:rPr>
        <w:t xml:space="preserve"> neural networks), et sur lequel nous reviendrons en détail plus tard.</w:t>
      </w:r>
    </w:p>
    <w:p w14:paraId="42B7273A" w14:textId="10A7D30E" w:rsidR="77D2F511" w:rsidRPr="0095005B" w:rsidRDefault="77D2F511" w:rsidP="72D96C27">
      <w:pPr>
        <w:spacing w:after="160" w:line="257" w:lineRule="auto"/>
        <w:ind w:left="-20" w:right="-20" w:firstLine="720"/>
        <w:jc w:val="both"/>
        <w:rPr>
          <w:rFonts w:asciiTheme="minorHAnsi" w:hAnsiTheme="minorHAnsi" w:cstheme="minorBidi"/>
        </w:rPr>
      </w:pPr>
      <w:r w:rsidRPr="72D96C27">
        <w:rPr>
          <w:rFonts w:asciiTheme="minorHAnsi" w:hAnsiTheme="minorHAnsi" w:cstheme="minorBidi"/>
          <w:color w:val="111111"/>
          <w:sz w:val="22"/>
          <w:lang w:val="fr"/>
        </w:rPr>
        <w:t xml:space="preserve"> Nous avons passé beaucoup de temps sur le modèle wav2vec 2.0</w:t>
      </w:r>
      <w:hyperlink r:id="rId32" w:anchor="_ftn2">
        <w:r w:rsidRPr="72D96C27">
          <w:rPr>
            <w:rStyle w:val="Lienhypertexte"/>
            <w:rFonts w:asciiTheme="minorHAnsi" w:hAnsiTheme="minorHAnsi" w:cstheme="minorBidi"/>
            <w:color w:val="111111"/>
            <w:sz w:val="22"/>
            <w:vertAlign w:val="superscript"/>
            <w:lang w:val="fr"/>
          </w:rPr>
          <w:t>[2]</w:t>
        </w:r>
      </w:hyperlink>
      <w:r w:rsidRPr="72D96C27">
        <w:rPr>
          <w:rFonts w:asciiTheme="minorHAnsi" w:hAnsiTheme="minorHAnsi" w:cstheme="minorBidi"/>
          <w:color w:val="111111"/>
          <w:sz w:val="22"/>
          <w:lang w:val="fr"/>
        </w:rPr>
        <w:t xml:space="preserve"> développé par Facebook AI en 2020 et qui était de loin le meilleur modèle à sa sortie. Le problème de ce modèle que nous avons récupéré avec la librairie </w:t>
      </w:r>
      <w:proofErr w:type="spellStart"/>
      <w:r w:rsidRPr="72D96C27">
        <w:rPr>
          <w:rFonts w:asciiTheme="minorHAnsi" w:hAnsiTheme="minorHAnsi" w:cstheme="minorBidi"/>
          <w:color w:val="111111"/>
          <w:sz w:val="22"/>
          <w:lang w:val="fr"/>
        </w:rPr>
        <w:t>torchaudio</w:t>
      </w:r>
      <w:proofErr w:type="spellEnd"/>
      <w:r w:rsidRPr="72D96C27">
        <w:rPr>
          <w:rFonts w:asciiTheme="minorHAnsi" w:hAnsiTheme="minorHAnsi" w:cstheme="minorBidi"/>
          <w:color w:val="111111"/>
          <w:sz w:val="22"/>
          <w:lang w:val="fr"/>
        </w:rPr>
        <w:t xml:space="preserve"> de </w:t>
      </w:r>
      <w:proofErr w:type="spellStart"/>
      <w:r w:rsidRPr="72D96C27">
        <w:rPr>
          <w:rFonts w:asciiTheme="minorHAnsi" w:hAnsiTheme="minorHAnsi" w:cstheme="minorBidi"/>
          <w:color w:val="111111"/>
          <w:sz w:val="22"/>
          <w:lang w:val="fr"/>
        </w:rPr>
        <w:t>PyTorch</w:t>
      </w:r>
      <w:proofErr w:type="spellEnd"/>
      <w:r w:rsidRPr="72D96C27">
        <w:rPr>
          <w:rFonts w:asciiTheme="minorHAnsi" w:hAnsiTheme="minorHAnsi" w:cstheme="minorBidi"/>
          <w:color w:val="111111"/>
          <w:sz w:val="22"/>
          <w:lang w:val="fr"/>
        </w:rPr>
        <w:t xml:space="preserve"> est qu’il est spécialisé dans « l’</w:t>
      </w:r>
      <w:proofErr w:type="spellStart"/>
      <w:r w:rsidRPr="72D96C27">
        <w:rPr>
          <w:rFonts w:asciiTheme="minorHAnsi" w:hAnsiTheme="minorHAnsi" w:cstheme="minorBidi"/>
          <w:color w:val="111111"/>
          <w:sz w:val="22"/>
          <w:lang w:val="fr"/>
        </w:rPr>
        <w:t>Automatic</w:t>
      </w:r>
      <w:proofErr w:type="spellEnd"/>
      <w:r w:rsidRPr="72D96C27">
        <w:rPr>
          <w:rFonts w:asciiTheme="minorHAnsi" w:hAnsiTheme="minorHAnsi" w:cstheme="minorBidi"/>
          <w:color w:val="111111"/>
          <w:sz w:val="22"/>
          <w:lang w:val="fr"/>
        </w:rPr>
        <w:t xml:space="preserve"> Speech Recognition » (reconnaissance vocale automatique), nous induisant en erreur. En effet, nous avons cru pendant un certain temps que comme le titre peut laisser croire l’ASR était conçu pour reconnaître la parole d’un orateur. En vérité il s’agit de la transcription d’un audio en texte, expliquant pourquoi nous nous retrouvions avec des vecteurs 4D augmentés à environ 9 197 568 valeurs pour un simple audio de 10 secondes. C’est d’autant plus logique car la transcription en texte requiert beaucoup plus d’informations sur l’audio que pour effectuer une détection de locuteurs. Comme vous pouvez vous en douter, nos ordinateurs n’étaient pas assez puissants pour supporter une telle quantité de donnée et il était impossible de continuer sur cette piste (nous sommes même allés jusqu’à demander un accès à une machine virtuelle </w:t>
      </w:r>
      <w:proofErr w:type="spellStart"/>
      <w:r w:rsidRPr="72D96C27">
        <w:rPr>
          <w:rFonts w:asciiTheme="minorHAnsi" w:hAnsiTheme="minorHAnsi" w:cstheme="minorBidi"/>
          <w:color w:val="111111"/>
          <w:sz w:val="22"/>
          <w:lang w:val="fr"/>
        </w:rPr>
        <w:t>d’Alten</w:t>
      </w:r>
      <w:proofErr w:type="spellEnd"/>
      <w:r w:rsidRPr="72D96C27">
        <w:rPr>
          <w:rFonts w:asciiTheme="minorHAnsi" w:hAnsiTheme="minorHAnsi" w:cstheme="minorBidi"/>
          <w:color w:val="111111"/>
          <w:sz w:val="22"/>
          <w:lang w:val="fr"/>
        </w:rPr>
        <w:t xml:space="preserve"> pour faire tourner le modèle mais il y a eu des problèmes d’accès).</w:t>
      </w:r>
    </w:p>
    <w:p w14:paraId="72C98A42" w14:textId="38EE5E2D" w:rsidR="028FD277" w:rsidRDefault="028FD277" w:rsidP="028FD277">
      <w:pPr>
        <w:ind w:left="-20" w:right="-20" w:firstLine="708"/>
        <w:jc w:val="both"/>
      </w:pPr>
      <w:r w:rsidRPr="028FD277">
        <w:rPr>
          <w:rFonts w:cs="Calibri"/>
          <w:color w:val="000000" w:themeColor="text1"/>
          <w:sz w:val="22"/>
          <w:lang w:val="fr"/>
        </w:rPr>
        <w:t xml:space="preserve">Dans le cadre de l'identification des locuteurs, nous avons exploré l'utilisation de NVIDIA </w:t>
      </w:r>
      <w:proofErr w:type="spellStart"/>
      <w:r w:rsidRPr="028FD277">
        <w:rPr>
          <w:rFonts w:cs="Calibri"/>
          <w:color w:val="000000" w:themeColor="text1"/>
          <w:sz w:val="22"/>
          <w:lang w:val="fr"/>
        </w:rPr>
        <w:t>NeMo</w:t>
      </w:r>
      <w:proofErr w:type="spellEnd"/>
      <w:r w:rsidRPr="028FD277">
        <w:rPr>
          <w:rFonts w:cs="Calibri"/>
          <w:color w:val="000000" w:themeColor="text1"/>
          <w:sz w:val="22"/>
          <w:lang w:val="fr"/>
        </w:rPr>
        <w:t xml:space="preserve">, une plateforme open source spécialisée dans la reconnaissance vocale et le traitement du langage naturel. Cependant, nous avons rapidement rencontré des difficultés liées à l'adaptation de </w:t>
      </w:r>
      <w:proofErr w:type="spellStart"/>
      <w:r w:rsidRPr="028FD277">
        <w:rPr>
          <w:rFonts w:cs="Calibri"/>
          <w:color w:val="000000" w:themeColor="text1"/>
          <w:sz w:val="22"/>
          <w:lang w:val="fr"/>
        </w:rPr>
        <w:t>NeMo</w:t>
      </w:r>
      <w:proofErr w:type="spellEnd"/>
      <w:r w:rsidRPr="028FD277">
        <w:rPr>
          <w:rFonts w:cs="Calibri"/>
          <w:color w:val="000000" w:themeColor="text1"/>
          <w:sz w:val="22"/>
          <w:lang w:val="fr"/>
        </w:rPr>
        <w:t xml:space="preserve"> pour l'identification des locuteurs dans un contexte de débats politiques. En effet, Nemo est principalement utilisé pour de la vérification de locuteur, afin de s’assurer que la personne qui parle est bien celle qu’elle prétend être. Malgré nos efforts pour entraîner un modèle basé sur </w:t>
      </w:r>
      <w:proofErr w:type="spellStart"/>
      <w:r w:rsidRPr="028FD277">
        <w:rPr>
          <w:rFonts w:cs="Calibri"/>
          <w:color w:val="000000" w:themeColor="text1"/>
          <w:sz w:val="22"/>
          <w:lang w:val="fr"/>
        </w:rPr>
        <w:t>NeMo</w:t>
      </w:r>
      <w:proofErr w:type="spellEnd"/>
      <w:r w:rsidRPr="028FD277">
        <w:rPr>
          <w:rFonts w:cs="Calibri"/>
          <w:color w:val="000000" w:themeColor="text1"/>
          <w:sz w:val="22"/>
          <w:lang w:val="fr"/>
        </w:rPr>
        <w:t>, nous avons constaté une complexité significative dans l'adaptation de cette plateforme à nos besoins spécifiques. Bien que nous ayons réussi à obtenir une précision de l'ordre de 65% sur notre ensemble de données, cette performance était en deçà de nos attentes, surtout compte tenu du fait que le modèle ne montrait pas une amélioration significative avec un entraînement supplémentaire. Cette limitation nous a conduit à reconsidérer notre approche technologique pour l'identification des locuteurs, en recherchant des solutions plus adaptées à notre problème spécifique.</w:t>
      </w:r>
    </w:p>
    <w:p w14:paraId="01106C12" w14:textId="429E74A8" w:rsidR="77D2F511" w:rsidRPr="0095005B" w:rsidRDefault="77D2F511" w:rsidP="72D96C27">
      <w:pPr>
        <w:spacing w:after="160" w:line="257" w:lineRule="auto"/>
        <w:ind w:left="-20" w:right="-20"/>
        <w:jc w:val="both"/>
        <w:rPr>
          <w:rFonts w:asciiTheme="minorHAnsi" w:hAnsiTheme="minorHAnsi" w:cstheme="minorBidi"/>
        </w:rPr>
      </w:pPr>
      <w:r w:rsidRPr="72D96C27">
        <w:rPr>
          <w:rFonts w:asciiTheme="minorHAnsi" w:hAnsiTheme="minorHAnsi" w:cstheme="minorBidi"/>
          <w:color w:val="111111"/>
          <w:sz w:val="22"/>
          <w:lang w:val="fr"/>
        </w:rPr>
        <w:lastRenderedPageBreak/>
        <w:t xml:space="preserve"> </w:t>
      </w:r>
    </w:p>
    <w:p w14:paraId="4B6CA047" w14:textId="30B59D72" w:rsidR="77D2F511" w:rsidRPr="0095005B" w:rsidRDefault="77D2F511" w:rsidP="72D96C27">
      <w:pPr>
        <w:spacing w:after="160" w:line="257" w:lineRule="auto"/>
        <w:ind w:left="-20" w:right="-20"/>
        <w:jc w:val="both"/>
        <w:rPr>
          <w:rFonts w:asciiTheme="minorHAnsi" w:hAnsiTheme="minorHAnsi" w:cstheme="minorBidi"/>
        </w:rPr>
      </w:pPr>
      <w:r w:rsidRPr="72D96C27">
        <w:rPr>
          <w:rFonts w:asciiTheme="minorHAnsi" w:hAnsiTheme="minorHAnsi" w:cstheme="minorBidi"/>
          <w:color w:val="111111"/>
          <w:sz w:val="22"/>
          <w:lang w:val="fr"/>
        </w:rPr>
        <w:t xml:space="preserve">Fort de notre succès avec la librairie </w:t>
      </w:r>
      <w:proofErr w:type="spellStart"/>
      <w:r w:rsidRPr="72D96C27">
        <w:rPr>
          <w:rFonts w:asciiTheme="minorHAnsi" w:hAnsiTheme="minorHAnsi" w:cstheme="minorBidi"/>
          <w:color w:val="111111"/>
          <w:sz w:val="22"/>
          <w:lang w:val="fr"/>
        </w:rPr>
        <w:t>Pyannote</w:t>
      </w:r>
      <w:proofErr w:type="spellEnd"/>
      <w:r w:rsidRPr="72D96C27">
        <w:rPr>
          <w:rFonts w:asciiTheme="minorHAnsi" w:hAnsiTheme="minorHAnsi" w:cstheme="minorBidi"/>
          <w:color w:val="111111"/>
          <w:sz w:val="22"/>
          <w:lang w:val="fr"/>
        </w:rPr>
        <w:t xml:space="preserve"> dans les domaines de la </w:t>
      </w:r>
      <w:proofErr w:type="spellStart"/>
      <w:r w:rsidRPr="72D96C27">
        <w:rPr>
          <w:rFonts w:asciiTheme="minorHAnsi" w:hAnsiTheme="minorHAnsi" w:cstheme="minorBidi"/>
          <w:color w:val="111111"/>
          <w:sz w:val="22"/>
          <w:lang w:val="fr"/>
        </w:rPr>
        <w:t>diarisation</w:t>
      </w:r>
      <w:proofErr w:type="spellEnd"/>
      <w:r w:rsidRPr="72D96C27">
        <w:rPr>
          <w:rFonts w:asciiTheme="minorHAnsi" w:hAnsiTheme="minorHAnsi" w:cstheme="minorBidi"/>
          <w:color w:val="111111"/>
          <w:sz w:val="22"/>
          <w:lang w:val="fr"/>
        </w:rPr>
        <w:t>, nous avons une nouvelle fois sollicité leur expertise pour trouver un modèle d’</w:t>
      </w:r>
      <w:proofErr w:type="spellStart"/>
      <w:r w:rsidRPr="72D96C27">
        <w:rPr>
          <w:rFonts w:asciiTheme="minorHAnsi" w:hAnsiTheme="minorHAnsi" w:cstheme="minorBidi"/>
          <w:color w:val="111111"/>
          <w:sz w:val="22"/>
          <w:lang w:val="fr"/>
        </w:rPr>
        <w:t>embedding</w:t>
      </w:r>
      <w:proofErr w:type="spellEnd"/>
      <w:r w:rsidRPr="72D96C27">
        <w:rPr>
          <w:rFonts w:asciiTheme="minorHAnsi" w:hAnsiTheme="minorHAnsi" w:cstheme="minorBidi"/>
          <w:color w:val="111111"/>
          <w:sz w:val="22"/>
          <w:lang w:val="fr"/>
        </w:rPr>
        <w:t xml:space="preserve"> audio. Et en effet, ils en avaient bien un à proposer le modèle « </w:t>
      </w:r>
      <w:proofErr w:type="spellStart"/>
      <w:r w:rsidRPr="72D96C27">
        <w:rPr>
          <w:rFonts w:asciiTheme="minorHAnsi" w:hAnsiTheme="minorHAnsi" w:cstheme="minorBidi"/>
          <w:color w:val="111111"/>
          <w:sz w:val="22"/>
          <w:lang w:val="fr"/>
        </w:rPr>
        <w:t>embeddings</w:t>
      </w:r>
      <w:proofErr w:type="spellEnd"/>
      <w:r w:rsidRPr="72D96C27">
        <w:rPr>
          <w:rFonts w:asciiTheme="minorHAnsi" w:hAnsiTheme="minorHAnsi" w:cstheme="minorBidi"/>
          <w:color w:val="111111"/>
          <w:sz w:val="22"/>
          <w:lang w:val="fr"/>
        </w:rPr>
        <w:t xml:space="preserve"> ».  Spécialisé dans l’</w:t>
      </w:r>
      <w:proofErr w:type="spellStart"/>
      <w:r w:rsidRPr="72D96C27">
        <w:rPr>
          <w:rFonts w:asciiTheme="minorHAnsi" w:hAnsiTheme="minorHAnsi" w:cstheme="minorBidi"/>
          <w:color w:val="111111"/>
          <w:sz w:val="22"/>
          <w:lang w:val="fr"/>
        </w:rPr>
        <w:t>embedding</w:t>
      </w:r>
      <w:proofErr w:type="spellEnd"/>
      <w:r w:rsidRPr="72D96C27">
        <w:rPr>
          <w:rFonts w:asciiTheme="minorHAnsi" w:hAnsiTheme="minorHAnsi" w:cstheme="minorBidi"/>
          <w:color w:val="111111"/>
          <w:sz w:val="22"/>
          <w:lang w:val="fr"/>
        </w:rPr>
        <w:t xml:space="preserve"> d’audio pour la classification (que ce soit de locuteurs, d’émotions, de langues …), ce modèle propose un </w:t>
      </w:r>
      <w:proofErr w:type="spellStart"/>
      <w:r w:rsidRPr="72D96C27">
        <w:rPr>
          <w:rFonts w:asciiTheme="minorHAnsi" w:hAnsiTheme="minorHAnsi" w:cstheme="minorBidi"/>
          <w:color w:val="111111"/>
          <w:sz w:val="22"/>
          <w:lang w:val="fr"/>
        </w:rPr>
        <w:t>embedding</w:t>
      </w:r>
      <w:proofErr w:type="spellEnd"/>
      <w:r w:rsidRPr="72D96C27">
        <w:rPr>
          <w:rFonts w:asciiTheme="minorHAnsi" w:hAnsiTheme="minorHAnsi" w:cstheme="minorBidi"/>
          <w:color w:val="111111"/>
          <w:sz w:val="22"/>
          <w:lang w:val="fr"/>
        </w:rPr>
        <w:t xml:space="preserve"> très léger et d’une performance inégalé grâce à la fusion de deux modèles différents, le </w:t>
      </w:r>
      <w:proofErr w:type="spellStart"/>
      <w:r w:rsidRPr="72D96C27">
        <w:rPr>
          <w:rFonts w:asciiTheme="minorHAnsi" w:hAnsiTheme="minorHAnsi" w:cstheme="minorBidi"/>
          <w:color w:val="111111"/>
          <w:sz w:val="22"/>
          <w:lang w:val="fr"/>
        </w:rPr>
        <w:t>SincNet</w:t>
      </w:r>
      <w:proofErr w:type="spellEnd"/>
      <w:r w:rsidRPr="72D96C27">
        <w:rPr>
          <w:rFonts w:asciiTheme="minorHAnsi" w:hAnsiTheme="minorHAnsi" w:cstheme="minorBidi"/>
          <w:color w:val="111111"/>
          <w:sz w:val="22"/>
          <w:lang w:val="fr"/>
        </w:rPr>
        <w:t xml:space="preserve"> et le X-</w:t>
      </w:r>
      <w:proofErr w:type="spellStart"/>
      <w:r w:rsidRPr="72D96C27">
        <w:rPr>
          <w:rFonts w:asciiTheme="minorHAnsi" w:hAnsiTheme="minorHAnsi" w:cstheme="minorBidi"/>
          <w:color w:val="111111"/>
          <w:sz w:val="22"/>
          <w:lang w:val="fr"/>
        </w:rPr>
        <w:t>Vector</w:t>
      </w:r>
      <w:proofErr w:type="spellEnd"/>
      <w:r w:rsidRPr="72D96C27">
        <w:rPr>
          <w:rFonts w:asciiTheme="minorHAnsi" w:hAnsiTheme="minorHAnsi" w:cstheme="minorBidi"/>
          <w:color w:val="111111"/>
          <w:sz w:val="22"/>
          <w:lang w:val="fr"/>
        </w:rPr>
        <w:t>.</w:t>
      </w:r>
    </w:p>
    <w:p w14:paraId="7611513F" w14:textId="77B35147" w:rsidR="006F1E85" w:rsidRPr="0095005B" w:rsidRDefault="77D2F511" w:rsidP="72D96C27">
      <w:pPr>
        <w:spacing w:after="160" w:line="257" w:lineRule="auto"/>
        <w:ind w:left="-20" w:right="-20"/>
        <w:jc w:val="both"/>
        <w:rPr>
          <w:rFonts w:asciiTheme="minorHAnsi" w:hAnsiTheme="minorHAnsi" w:cstheme="minorBidi"/>
          <w:color w:val="111111"/>
          <w:sz w:val="22"/>
          <w:lang w:val="fr"/>
        </w:rPr>
      </w:pPr>
      <w:r w:rsidRPr="72D96C27">
        <w:rPr>
          <w:rFonts w:asciiTheme="minorHAnsi" w:hAnsiTheme="minorHAnsi" w:cstheme="minorBidi"/>
          <w:color w:val="111111"/>
          <w:sz w:val="22"/>
          <w:lang w:val="fr"/>
        </w:rPr>
        <w:t xml:space="preserve"> </w:t>
      </w:r>
    </w:p>
    <w:p w14:paraId="2DE20DD2" w14:textId="5DE90D47" w:rsidR="006F1E85" w:rsidRPr="000209B8" w:rsidRDefault="00007F55" w:rsidP="00675DEC">
      <w:pPr>
        <w:pStyle w:val="Titre3"/>
        <w:keepNext/>
        <w:keepLines/>
        <w:numPr>
          <w:ilvl w:val="0"/>
          <w:numId w:val="0"/>
        </w:numPr>
        <w:spacing w:before="200"/>
        <w:ind w:left="360"/>
        <w:jc w:val="both"/>
        <w:rPr>
          <w:rFonts w:asciiTheme="minorHAnsi" w:hAnsiTheme="minorHAnsi" w:cstheme="minorBidi"/>
          <w:sz w:val="24"/>
          <w:szCs w:val="24"/>
        </w:rPr>
      </w:pPr>
      <w:proofErr w:type="spellStart"/>
      <w:r w:rsidRPr="000209B8">
        <w:rPr>
          <w:rFonts w:asciiTheme="minorHAnsi" w:hAnsiTheme="minorHAnsi" w:cstheme="minorBidi"/>
          <w:sz w:val="24"/>
          <w:szCs w:val="24"/>
        </w:rPr>
        <w:t>Pyannote</w:t>
      </w:r>
      <w:proofErr w:type="spellEnd"/>
      <w:r w:rsidRPr="000209B8">
        <w:rPr>
          <w:rFonts w:asciiTheme="minorHAnsi" w:hAnsiTheme="minorHAnsi" w:cstheme="minorBidi"/>
          <w:sz w:val="24"/>
          <w:szCs w:val="24"/>
        </w:rPr>
        <w:t xml:space="preserve"> </w:t>
      </w:r>
      <w:proofErr w:type="spellStart"/>
      <w:r w:rsidRPr="000209B8">
        <w:rPr>
          <w:rFonts w:asciiTheme="minorHAnsi" w:hAnsiTheme="minorHAnsi" w:cstheme="minorBidi"/>
          <w:sz w:val="24"/>
          <w:szCs w:val="24"/>
        </w:rPr>
        <w:t>embedd</w:t>
      </w:r>
      <w:r w:rsidR="000E7046" w:rsidRPr="000209B8">
        <w:rPr>
          <w:rFonts w:asciiTheme="minorHAnsi" w:hAnsiTheme="minorHAnsi" w:cstheme="minorBidi"/>
          <w:sz w:val="24"/>
          <w:szCs w:val="24"/>
        </w:rPr>
        <w:t>i</w:t>
      </w:r>
      <w:r w:rsidRPr="000209B8">
        <w:rPr>
          <w:rFonts w:asciiTheme="minorHAnsi" w:hAnsiTheme="minorHAnsi" w:cstheme="minorBidi"/>
          <w:sz w:val="24"/>
          <w:szCs w:val="24"/>
        </w:rPr>
        <w:t>ngs</w:t>
      </w:r>
      <w:proofErr w:type="spellEnd"/>
    </w:p>
    <w:p w14:paraId="7274FCC7" w14:textId="191E1CF3" w:rsidR="77D2F511" w:rsidRPr="0095005B" w:rsidRDefault="77D2F511" w:rsidP="72D96C27">
      <w:pPr>
        <w:spacing w:after="160" w:line="257" w:lineRule="auto"/>
        <w:ind w:left="-20" w:right="-20"/>
        <w:jc w:val="both"/>
        <w:rPr>
          <w:rFonts w:asciiTheme="minorHAnsi" w:hAnsiTheme="minorHAnsi" w:cstheme="minorBidi"/>
        </w:rPr>
      </w:pPr>
      <w:r w:rsidRPr="72D96C27">
        <w:rPr>
          <w:rFonts w:asciiTheme="minorHAnsi" w:hAnsiTheme="minorHAnsi" w:cstheme="minorBidi"/>
          <w:sz w:val="22"/>
          <w:lang w:val="fr"/>
        </w:rPr>
        <w:t xml:space="preserve"> </w:t>
      </w:r>
    </w:p>
    <w:p w14:paraId="5BA01E71" w14:textId="491A4987" w:rsidR="77D2F511" w:rsidRDefault="77D2F511" w:rsidP="72D96C27">
      <w:pPr>
        <w:spacing w:after="160" w:line="257" w:lineRule="auto"/>
        <w:ind w:left="-20" w:right="-20" w:firstLine="360"/>
        <w:jc w:val="both"/>
        <w:rPr>
          <w:rFonts w:asciiTheme="minorHAnsi" w:hAnsiTheme="minorHAnsi" w:cstheme="minorBidi"/>
          <w:sz w:val="22"/>
          <w:lang w:val="fr"/>
        </w:rPr>
      </w:pPr>
      <w:r w:rsidRPr="72D96C27">
        <w:rPr>
          <w:rFonts w:asciiTheme="minorHAnsi" w:hAnsiTheme="minorHAnsi" w:cstheme="minorBidi"/>
          <w:sz w:val="22"/>
          <w:lang w:val="fr"/>
        </w:rPr>
        <w:t xml:space="preserve">Le modèle </w:t>
      </w:r>
      <w:proofErr w:type="spellStart"/>
      <w:r w:rsidRPr="72D96C27">
        <w:rPr>
          <w:rFonts w:asciiTheme="minorHAnsi" w:hAnsiTheme="minorHAnsi" w:cstheme="minorBidi"/>
          <w:sz w:val="22"/>
          <w:lang w:val="fr"/>
        </w:rPr>
        <w:t>embeddings</w:t>
      </w:r>
      <w:proofErr w:type="spellEnd"/>
      <w:r w:rsidRPr="72D96C27">
        <w:rPr>
          <w:rFonts w:asciiTheme="minorHAnsi" w:hAnsiTheme="minorHAnsi" w:cstheme="minorBidi"/>
          <w:sz w:val="22"/>
          <w:lang w:val="fr"/>
        </w:rPr>
        <w:t xml:space="preserve"> de </w:t>
      </w:r>
      <w:proofErr w:type="spellStart"/>
      <w:r w:rsidRPr="72D96C27">
        <w:rPr>
          <w:rFonts w:asciiTheme="minorHAnsi" w:hAnsiTheme="minorHAnsi" w:cstheme="minorBidi"/>
          <w:sz w:val="22"/>
          <w:lang w:val="fr"/>
        </w:rPr>
        <w:t>pyannote</w:t>
      </w:r>
      <w:proofErr w:type="spellEnd"/>
      <w:r w:rsidRPr="72D96C27">
        <w:rPr>
          <w:rFonts w:asciiTheme="minorHAnsi" w:hAnsiTheme="minorHAnsi" w:cstheme="minorBidi"/>
          <w:sz w:val="22"/>
          <w:lang w:val="fr"/>
        </w:rPr>
        <w:t xml:space="preserve"> est un modèle d’apprentissage profond (</w:t>
      </w:r>
      <w:proofErr w:type="spellStart"/>
      <w:r w:rsidRPr="72D96C27">
        <w:rPr>
          <w:rFonts w:asciiTheme="minorHAnsi" w:hAnsiTheme="minorHAnsi" w:cstheme="minorBidi"/>
          <w:sz w:val="22"/>
          <w:lang w:val="fr"/>
        </w:rPr>
        <w:t>deep</w:t>
      </w:r>
      <w:proofErr w:type="spellEnd"/>
      <w:r w:rsidRPr="72D96C27">
        <w:rPr>
          <w:rFonts w:asciiTheme="minorHAnsi" w:hAnsiTheme="minorHAnsi" w:cstheme="minorBidi"/>
          <w:sz w:val="22"/>
          <w:lang w:val="fr"/>
        </w:rPr>
        <w:t xml:space="preserve"> </w:t>
      </w:r>
      <w:proofErr w:type="spellStart"/>
      <w:r w:rsidRPr="72D96C27">
        <w:rPr>
          <w:rFonts w:asciiTheme="minorHAnsi" w:hAnsiTheme="minorHAnsi" w:cstheme="minorBidi"/>
          <w:sz w:val="22"/>
          <w:lang w:val="fr"/>
        </w:rPr>
        <w:t>learning</w:t>
      </w:r>
      <w:proofErr w:type="spellEnd"/>
      <w:r w:rsidRPr="72D96C27">
        <w:rPr>
          <w:rFonts w:asciiTheme="minorHAnsi" w:hAnsiTheme="minorHAnsi" w:cstheme="minorBidi"/>
          <w:sz w:val="22"/>
          <w:lang w:val="fr"/>
        </w:rPr>
        <w:t xml:space="preserve">), écrit avec la librairie </w:t>
      </w:r>
      <w:proofErr w:type="spellStart"/>
      <w:r w:rsidRPr="72D96C27">
        <w:rPr>
          <w:rFonts w:asciiTheme="minorHAnsi" w:hAnsiTheme="minorHAnsi" w:cstheme="minorBidi"/>
          <w:sz w:val="22"/>
          <w:lang w:val="fr"/>
        </w:rPr>
        <w:t>PyTorch</w:t>
      </w:r>
      <w:proofErr w:type="spellEnd"/>
      <w:r w:rsidRPr="72D96C27">
        <w:rPr>
          <w:rFonts w:asciiTheme="minorHAnsi" w:hAnsiTheme="minorHAnsi" w:cstheme="minorBidi"/>
          <w:sz w:val="22"/>
          <w:lang w:val="fr"/>
        </w:rPr>
        <w:t xml:space="preserve"> et basé sur une architecture appelée </w:t>
      </w:r>
      <w:proofErr w:type="spellStart"/>
      <w:r w:rsidRPr="72D96C27">
        <w:rPr>
          <w:rFonts w:asciiTheme="minorHAnsi" w:hAnsiTheme="minorHAnsi" w:cstheme="minorBidi"/>
          <w:sz w:val="22"/>
          <w:lang w:val="fr"/>
        </w:rPr>
        <w:t>XVectorSincNet</w:t>
      </w:r>
      <w:proofErr w:type="spellEnd"/>
      <w:r w:rsidRPr="72D96C27">
        <w:rPr>
          <w:rFonts w:asciiTheme="minorHAnsi" w:hAnsiTheme="minorHAnsi" w:cstheme="minorBidi"/>
          <w:sz w:val="22"/>
          <w:lang w:val="fr"/>
        </w:rPr>
        <w:t>. Pour tout audio traité avec ce modèle, nous avons en sortie un vecteur 1D avec seulement 512 valeurs. Nous allons voir maintenant comment il est possible d’avoir si peu de valeurs en résultat et atteindre des performances au sommet de l’état de l’art en matière de détection de locuteurs.</w:t>
      </w:r>
    </w:p>
    <w:p w14:paraId="304B0059" w14:textId="77777777" w:rsidR="0026592F" w:rsidRPr="0095005B" w:rsidRDefault="0026592F" w:rsidP="72D96C27">
      <w:pPr>
        <w:spacing w:after="160" w:line="257" w:lineRule="auto"/>
        <w:ind w:left="-20" w:right="-20" w:firstLine="360"/>
        <w:jc w:val="both"/>
        <w:rPr>
          <w:rFonts w:asciiTheme="minorHAnsi" w:hAnsiTheme="minorHAnsi" w:cstheme="minorBidi"/>
        </w:rPr>
      </w:pPr>
    </w:p>
    <w:p w14:paraId="54BC9CB7" w14:textId="3EAD6028" w:rsidR="77D2F511" w:rsidRPr="0026592F" w:rsidRDefault="77D2F511" w:rsidP="000209B8">
      <w:pPr>
        <w:pStyle w:val="Titre3"/>
        <w:numPr>
          <w:ilvl w:val="0"/>
          <w:numId w:val="0"/>
        </w:numPr>
        <w:ind w:left="360" w:firstLine="348"/>
        <w:jc w:val="both"/>
        <w:rPr>
          <w:rFonts w:asciiTheme="minorHAnsi" w:hAnsiTheme="minorHAnsi" w:cstheme="minorBidi"/>
          <w:sz w:val="24"/>
          <w:szCs w:val="24"/>
        </w:rPr>
      </w:pPr>
      <w:proofErr w:type="spellStart"/>
      <w:r w:rsidRPr="0026592F">
        <w:rPr>
          <w:rFonts w:asciiTheme="minorHAnsi" w:hAnsiTheme="minorHAnsi" w:cstheme="minorBidi"/>
          <w:sz w:val="24"/>
          <w:szCs w:val="24"/>
        </w:rPr>
        <w:t>SincNet</w:t>
      </w:r>
      <w:proofErr w:type="spellEnd"/>
    </w:p>
    <w:p w14:paraId="4CF8D64D" w14:textId="77777777" w:rsidR="00007F55" w:rsidRPr="0095005B" w:rsidRDefault="00007F55" w:rsidP="72D96C27">
      <w:pPr>
        <w:jc w:val="both"/>
        <w:rPr>
          <w:rFonts w:asciiTheme="minorHAnsi" w:hAnsiTheme="minorHAnsi" w:cstheme="minorBidi"/>
          <w:lang w:val="fr"/>
        </w:rPr>
      </w:pPr>
    </w:p>
    <w:p w14:paraId="5D80F5EA" w14:textId="2B4EA7E4" w:rsidR="77D2F511" w:rsidRPr="0095005B" w:rsidRDefault="77D2F511" w:rsidP="72D96C27">
      <w:pPr>
        <w:spacing w:after="160" w:line="257" w:lineRule="auto"/>
        <w:ind w:left="-20" w:right="-20" w:firstLine="360"/>
        <w:jc w:val="both"/>
        <w:rPr>
          <w:rFonts w:asciiTheme="minorHAnsi" w:hAnsiTheme="minorHAnsi" w:cstheme="minorBidi"/>
        </w:rPr>
      </w:pPr>
      <w:r w:rsidRPr="72D96C27">
        <w:rPr>
          <w:rFonts w:asciiTheme="minorHAnsi" w:hAnsiTheme="minorHAnsi" w:cstheme="minorBidi"/>
          <w:sz w:val="22"/>
          <w:lang w:val="fr"/>
        </w:rPr>
        <w:t xml:space="preserve">Le principal atout différenciant notre modèle de celui utilisé par </w:t>
      </w:r>
      <w:proofErr w:type="spellStart"/>
      <w:r w:rsidRPr="72D96C27">
        <w:rPr>
          <w:rFonts w:asciiTheme="minorHAnsi" w:hAnsiTheme="minorHAnsi" w:cstheme="minorBidi"/>
          <w:sz w:val="22"/>
          <w:lang w:val="fr"/>
        </w:rPr>
        <w:t>Alten</w:t>
      </w:r>
      <w:proofErr w:type="spellEnd"/>
      <w:r w:rsidRPr="72D96C27">
        <w:rPr>
          <w:rFonts w:asciiTheme="minorHAnsi" w:hAnsiTheme="minorHAnsi" w:cstheme="minorBidi"/>
          <w:sz w:val="22"/>
          <w:lang w:val="fr"/>
        </w:rPr>
        <w:t xml:space="preserve"> est l’utilisation d’un modèle </w:t>
      </w:r>
      <w:proofErr w:type="spellStart"/>
      <w:r w:rsidRPr="72D96C27">
        <w:rPr>
          <w:rFonts w:asciiTheme="minorHAnsi" w:hAnsiTheme="minorHAnsi" w:cstheme="minorBidi"/>
          <w:sz w:val="22"/>
          <w:lang w:val="fr"/>
        </w:rPr>
        <w:t>SincNet</w:t>
      </w:r>
      <w:proofErr w:type="spellEnd"/>
      <w:r w:rsidR="00000000">
        <w:fldChar w:fldCharType="begin"/>
      </w:r>
      <w:r w:rsidR="00000000">
        <w:instrText xml:space="preserve">HYPERLINK </w:instrText>
      </w:r>
      <w:r w:rsidR="00000000">
        <w:instrText>"https://euc-word-edit.officeapps.live.com/we/wordeditorframe.aspx?ui=fr%2DFR&amp;rs=fr%2DFR&amp;wopisrc=https%3A%2F%2Fefrei365net-my.sharepoint.com%2Fpersonal%2Fnoah_goulin_efrei_net%2F_vti_bin%2Fwopi.ashx%2Ffiles%2F89d04c860f404a24865e29d7d2e519eb&amp;wdenableroaming=1&amp;mscc=0&amp;wdodb=1&amp;hid=2358529D-EA2B-43DD-8BFF-42C1E11900EA&amp;wdorigin=Sharing.ServerTransfer&amp;jsapi=1&amp;jsapiver=v1&amp;newsession=1&amp;corrid=43d9cc20-c8f1-4a0e-bd1f-10a75af188f7&amp;usid=43d9cc20-c8f1-4a0e-bd1f-10a75af188f7&amp;sftc=1&amp;cac=1&amp;mtf=1&amp;sfp=1&amp;instantedit=1&amp;wopico</w:instrText>
      </w:r>
      <w:r w:rsidR="00000000">
        <w:instrText>mplete=1&amp;wdredirectionreason=Unified_SingleFlush&amp;rct=Normal&amp;ctp=LeastProtected" \l "_ftn3" \h</w:instrText>
      </w:r>
      <w:r w:rsidR="00000000">
        <w:fldChar w:fldCharType="separate"/>
      </w:r>
      <w:r w:rsidRPr="72D96C27">
        <w:rPr>
          <w:rStyle w:val="Lienhypertexte"/>
          <w:rFonts w:asciiTheme="minorHAnsi" w:hAnsiTheme="minorHAnsi" w:cstheme="minorBidi"/>
          <w:sz w:val="22"/>
          <w:vertAlign w:val="superscript"/>
          <w:lang w:val="fr"/>
        </w:rPr>
        <w:t>[3]</w:t>
      </w:r>
      <w:r w:rsidR="00000000">
        <w:rPr>
          <w:rStyle w:val="Lienhypertexte"/>
          <w:rFonts w:asciiTheme="minorHAnsi" w:hAnsiTheme="minorHAnsi" w:cstheme="minorBidi"/>
          <w:sz w:val="22"/>
          <w:vertAlign w:val="superscript"/>
          <w:lang w:val="fr"/>
        </w:rPr>
        <w:fldChar w:fldCharType="end"/>
      </w:r>
      <w:r w:rsidRPr="72D96C27">
        <w:rPr>
          <w:rFonts w:asciiTheme="minorHAnsi" w:hAnsiTheme="minorHAnsi" w:cstheme="minorBidi"/>
          <w:sz w:val="22"/>
          <w:lang w:val="fr"/>
        </w:rPr>
        <w:t>. Ce modèle est basé sur des fonctions Sinc, conçus spécifiquement pour s’adapter aux signaux audios, et qui implémentent des filtres passe-bande. Ce sont des dispositifs laissant seulement passer les fréquences d’un certain intervalle compris entre une fréquence de coupure basse et une fréquence de coupure haute. En physique, lorsque nous appliquons une transformée de Fourier à une onde nous la transformons d’un domaine temporel à un domaine fréquentiel. Cette opération mathématique nous permet de visualiser de manière plus intuitive ainsi que d’analyser les différentes fréquences qui composent le signal sonore.</w:t>
      </w:r>
    </w:p>
    <w:p w14:paraId="4D104CBE" w14:textId="17EECD56" w:rsidR="11F863C5" w:rsidRDefault="11F863C5" w:rsidP="11F863C5">
      <w:pPr>
        <w:spacing w:after="160" w:line="257" w:lineRule="auto"/>
        <w:ind w:left="-20" w:right="-20" w:firstLine="360"/>
        <w:jc w:val="both"/>
        <w:rPr>
          <w:rFonts w:asciiTheme="minorHAnsi" w:hAnsiTheme="minorHAnsi" w:cstheme="minorBidi"/>
          <w:sz w:val="22"/>
          <w:lang w:val="fr"/>
        </w:rPr>
      </w:pPr>
    </w:p>
    <w:p w14:paraId="70E7BA27" w14:textId="08449241" w:rsidR="77D2F511" w:rsidRPr="0095005B" w:rsidRDefault="009E19A5" w:rsidP="1A9C0EA9">
      <w:pPr>
        <w:spacing w:after="160" w:line="257" w:lineRule="auto"/>
        <w:ind w:left="-20" w:right="-20" w:firstLine="360"/>
        <w:jc w:val="center"/>
        <w:rPr>
          <w:rFonts w:asciiTheme="minorHAnsi" w:hAnsiTheme="minorHAnsi" w:cstheme="minorBidi"/>
        </w:rPr>
      </w:pPr>
      <w:r>
        <w:rPr>
          <w:noProof/>
        </w:rPr>
        <w:drawing>
          <wp:inline distT="0" distB="0" distL="0" distR="0" wp14:anchorId="49AB8B33" wp14:editId="41FE5047">
            <wp:extent cx="4107180" cy="1938020"/>
            <wp:effectExtent l="0" t="0" r="0" b="0"/>
            <wp:docPr id="1962480703"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3">
                      <a:extLst>
                        <a:ext uri="{28A0092B-C50C-407E-A947-70E740481C1C}">
                          <a14:useLocalDpi xmlns:a14="http://schemas.microsoft.com/office/drawing/2010/main" val="0"/>
                        </a:ext>
                      </a:extLst>
                    </a:blip>
                    <a:stretch>
                      <a:fillRect/>
                    </a:stretch>
                  </pic:blipFill>
                  <pic:spPr>
                    <a:xfrm>
                      <a:off x="0" y="0"/>
                      <a:ext cx="4107180" cy="1938020"/>
                    </a:xfrm>
                    <a:prstGeom prst="rect">
                      <a:avLst/>
                    </a:prstGeom>
                  </pic:spPr>
                </pic:pic>
              </a:graphicData>
            </a:graphic>
          </wp:inline>
        </w:drawing>
      </w:r>
    </w:p>
    <w:p w14:paraId="2B1B0787" w14:textId="67F07104" w:rsidR="77D2F511" w:rsidRPr="0095005B" w:rsidRDefault="77D2F511" w:rsidP="1A9C0EA9">
      <w:pPr>
        <w:ind w:left="-20" w:right="-20"/>
        <w:jc w:val="center"/>
        <w:rPr>
          <w:rFonts w:asciiTheme="minorHAnsi" w:hAnsiTheme="minorHAnsi" w:cstheme="minorBidi"/>
        </w:rPr>
      </w:pPr>
      <w:r w:rsidRPr="72D96C27">
        <w:rPr>
          <w:rFonts w:asciiTheme="minorHAnsi" w:hAnsiTheme="minorHAnsi" w:cstheme="minorBidi"/>
          <w:i/>
          <w:color w:val="44546A"/>
          <w:sz w:val="18"/>
          <w:szCs w:val="18"/>
          <w:lang w:val="fr"/>
        </w:rPr>
        <w:t xml:space="preserve">Fig2 : Fonction Sinc - Domaine Temporel &amp; Fréquentiel </w:t>
      </w:r>
    </w:p>
    <w:p w14:paraId="0B2D4CA1" w14:textId="32CB9F6A" w:rsidR="77D2F511" w:rsidRPr="0095005B" w:rsidRDefault="77D2F511" w:rsidP="72D96C27">
      <w:pPr>
        <w:spacing w:after="160" w:line="257" w:lineRule="auto"/>
        <w:ind w:left="-20" w:right="-20" w:firstLine="360"/>
        <w:jc w:val="both"/>
        <w:rPr>
          <w:rFonts w:asciiTheme="minorHAnsi" w:hAnsiTheme="minorHAnsi" w:cstheme="minorBidi"/>
        </w:rPr>
      </w:pPr>
      <w:r w:rsidRPr="72D96C27">
        <w:rPr>
          <w:rFonts w:asciiTheme="minorHAnsi" w:hAnsiTheme="minorHAnsi" w:cstheme="minorBidi"/>
          <w:sz w:val="22"/>
          <w:lang w:val="fr"/>
        </w:rPr>
        <w:t xml:space="preserve"> La première couche du modèle </w:t>
      </w:r>
      <w:proofErr w:type="spellStart"/>
      <w:r w:rsidRPr="72D96C27">
        <w:rPr>
          <w:rFonts w:asciiTheme="minorHAnsi" w:hAnsiTheme="minorHAnsi" w:cstheme="minorBidi"/>
          <w:sz w:val="22"/>
          <w:lang w:val="fr"/>
        </w:rPr>
        <w:t>SincNet</w:t>
      </w:r>
      <w:proofErr w:type="spellEnd"/>
      <w:r w:rsidRPr="72D96C27">
        <w:rPr>
          <w:rFonts w:asciiTheme="minorHAnsi" w:hAnsiTheme="minorHAnsi" w:cstheme="minorBidi"/>
          <w:sz w:val="22"/>
          <w:lang w:val="fr"/>
        </w:rPr>
        <w:t xml:space="preserve"> que nous appliquons en entrée à notre signal sonore, permet par un apprentissage automatique de trouver les meilleurs filtres passe-bande à appliquer, en ajustant les paramètres du filtre qui sont seulement les fréquences de coupure, c’est-à-dire le début et </w:t>
      </w:r>
      <w:r w:rsidRPr="72D96C27">
        <w:rPr>
          <w:rFonts w:asciiTheme="minorHAnsi" w:hAnsiTheme="minorHAnsi" w:cstheme="minorBidi"/>
          <w:sz w:val="22"/>
          <w:lang w:val="fr"/>
        </w:rPr>
        <w:lastRenderedPageBreak/>
        <w:t>la fin du rectangle dans le domaine fréquentiel. Evidemment le signal sonore étant continu, il y a plusieurs filtres passe-bande à appliquer du début de l’audio jusqu’à sa fin, on appelle cela un banc de filtres. Tout cela permettra d’extraire des caractéristiques plus précises en se concentrant seulement sur des bandes de fréquences spécifiques plutôt que l’audio entier. Par exemple, un filtre pourrait avoir des fréquences de coupure correspondant à la gamme de fréquences produites par les voyelles, ou des consonnes…</w:t>
      </w:r>
    </w:p>
    <w:p w14:paraId="2E24A733" w14:textId="21217DD8" w:rsidR="1A9C0EA9" w:rsidRDefault="1A9C0EA9" w:rsidP="1A9C0EA9">
      <w:pPr>
        <w:spacing w:after="160" w:line="257" w:lineRule="auto"/>
        <w:ind w:left="-20" w:right="-20" w:firstLine="360"/>
        <w:jc w:val="both"/>
        <w:rPr>
          <w:rFonts w:asciiTheme="minorHAnsi" w:hAnsiTheme="minorHAnsi" w:cstheme="minorBidi"/>
          <w:sz w:val="22"/>
          <w:lang w:val="fr"/>
        </w:rPr>
      </w:pPr>
    </w:p>
    <w:p w14:paraId="580EE01C" w14:textId="02DB99E7" w:rsidR="77D2F511" w:rsidRPr="0095005B" w:rsidRDefault="00804811" w:rsidP="77D2F511">
      <w:pPr>
        <w:spacing w:after="160" w:line="257" w:lineRule="auto"/>
        <w:ind w:left="-20" w:right="-20" w:firstLine="360"/>
        <w:rPr>
          <w:rFonts w:asciiTheme="minorHAnsi" w:hAnsiTheme="minorHAnsi" w:cstheme="minorHAnsi"/>
        </w:rPr>
      </w:pPr>
      <w:r w:rsidRPr="0095005B">
        <w:rPr>
          <w:rFonts w:asciiTheme="minorHAnsi" w:hAnsiTheme="minorHAnsi" w:cstheme="minorHAnsi"/>
          <w:noProof/>
        </w:rPr>
        <w:drawing>
          <wp:inline distT="0" distB="0" distL="0" distR="0" wp14:anchorId="3DABD862" wp14:editId="0498FA8E">
            <wp:extent cx="4876800" cy="1954826"/>
            <wp:effectExtent l="0" t="0" r="0" b="0"/>
            <wp:docPr id="1706426314" name="Image 1" descr="Une image contenant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6314" name="Image 1" descr="Une image contenant ligne, diagramme&#10;&#10;Description générée automatiquement"/>
                    <pic:cNvPicPr/>
                  </pic:nvPicPr>
                  <pic:blipFill>
                    <a:blip r:embed="rId34"/>
                    <a:stretch>
                      <a:fillRect/>
                    </a:stretch>
                  </pic:blipFill>
                  <pic:spPr>
                    <a:xfrm>
                      <a:off x="0" y="0"/>
                      <a:ext cx="4891621" cy="1960767"/>
                    </a:xfrm>
                    <a:prstGeom prst="rect">
                      <a:avLst/>
                    </a:prstGeom>
                  </pic:spPr>
                </pic:pic>
              </a:graphicData>
            </a:graphic>
          </wp:inline>
        </w:drawing>
      </w:r>
    </w:p>
    <w:p w14:paraId="3BDEA838" w14:textId="10750462" w:rsidR="77D2F511" w:rsidRPr="0095005B" w:rsidRDefault="77D2F511" w:rsidP="1A9C0EA9">
      <w:pPr>
        <w:ind w:left="-20" w:right="-20"/>
        <w:jc w:val="center"/>
        <w:rPr>
          <w:rFonts w:asciiTheme="minorHAnsi" w:hAnsiTheme="minorHAnsi" w:cstheme="minorBidi"/>
        </w:rPr>
      </w:pPr>
      <w:r w:rsidRPr="1A9C0EA9">
        <w:rPr>
          <w:rFonts w:asciiTheme="minorHAnsi" w:hAnsiTheme="minorHAnsi" w:cstheme="minorBidi"/>
          <w:i/>
          <w:color w:val="44546A"/>
          <w:sz w:val="18"/>
          <w:szCs w:val="18"/>
          <w:lang w:val="fr"/>
        </w:rPr>
        <w:t>Fig3 : Représentation des filtres</w:t>
      </w:r>
    </w:p>
    <w:p w14:paraId="0EB41125" w14:textId="0B0365C5" w:rsidR="1A9C0EA9" w:rsidRDefault="1A9C0EA9" w:rsidP="1A9C0EA9">
      <w:pPr>
        <w:ind w:left="-20" w:right="-20"/>
        <w:jc w:val="center"/>
        <w:rPr>
          <w:rFonts w:asciiTheme="minorHAnsi" w:hAnsiTheme="minorHAnsi" w:cstheme="minorBidi"/>
          <w:i/>
          <w:iCs/>
          <w:color w:val="44546A"/>
          <w:sz w:val="18"/>
          <w:szCs w:val="18"/>
          <w:lang w:val="fr"/>
        </w:rPr>
      </w:pPr>
    </w:p>
    <w:p w14:paraId="1BBF3F44" w14:textId="55C56F72" w:rsidR="77D2F511" w:rsidRPr="0095005B" w:rsidRDefault="77D2F511" w:rsidP="7C505B93">
      <w:pPr>
        <w:spacing w:after="160" w:line="257" w:lineRule="auto"/>
        <w:ind w:left="-20" w:right="-20"/>
        <w:jc w:val="both"/>
        <w:rPr>
          <w:rFonts w:asciiTheme="minorHAnsi" w:hAnsiTheme="minorHAnsi" w:cstheme="minorBidi"/>
        </w:rPr>
      </w:pPr>
      <w:r w:rsidRPr="7C505B93">
        <w:rPr>
          <w:rFonts w:asciiTheme="minorHAnsi" w:hAnsiTheme="minorHAnsi" w:cstheme="minorBidi"/>
          <w:sz w:val="22"/>
          <w:lang w:val="fr"/>
        </w:rPr>
        <w:t xml:space="preserve">Nous pouvons voir sur ces figures plusieurs filtres différents, à gauche proposé par un modèle classique et à droite par notre </w:t>
      </w:r>
      <w:proofErr w:type="spellStart"/>
      <w:r w:rsidRPr="7C505B93">
        <w:rPr>
          <w:rFonts w:asciiTheme="minorHAnsi" w:hAnsiTheme="minorHAnsi" w:cstheme="minorBidi"/>
          <w:sz w:val="22"/>
          <w:lang w:val="fr"/>
        </w:rPr>
        <w:t>SincNet</w:t>
      </w:r>
      <w:proofErr w:type="spellEnd"/>
      <w:r w:rsidRPr="7C505B93">
        <w:rPr>
          <w:rFonts w:asciiTheme="minorHAnsi" w:hAnsiTheme="minorHAnsi" w:cstheme="minorBidi"/>
          <w:sz w:val="22"/>
          <w:lang w:val="fr"/>
        </w:rPr>
        <w:t xml:space="preserve">. En haut est leur représentation temporelle et en bas fréquentielle. Nous pouvons bien visualiser la simplicité des filtres du </w:t>
      </w:r>
      <w:proofErr w:type="spellStart"/>
      <w:r w:rsidRPr="7C505B93">
        <w:rPr>
          <w:rFonts w:asciiTheme="minorHAnsi" w:hAnsiTheme="minorHAnsi" w:cstheme="minorBidi"/>
          <w:sz w:val="22"/>
          <w:lang w:val="fr"/>
        </w:rPr>
        <w:t>SincNet</w:t>
      </w:r>
      <w:proofErr w:type="spellEnd"/>
      <w:r w:rsidRPr="7C505B93">
        <w:rPr>
          <w:rFonts w:asciiTheme="minorHAnsi" w:hAnsiTheme="minorHAnsi" w:cstheme="minorBidi"/>
          <w:sz w:val="22"/>
          <w:lang w:val="fr"/>
        </w:rPr>
        <w:t xml:space="preserve"> n’ayant pour paramètre que les fréquences de coupure, par rapport au traitement intégral du signal par un autre modèle. Par exemple, pour un signal composé de F filtres de longueur L, un modèle basique s’entraînera sur F*L paramètres et le </w:t>
      </w:r>
      <w:proofErr w:type="spellStart"/>
      <w:r w:rsidRPr="7C505B93">
        <w:rPr>
          <w:rFonts w:asciiTheme="minorHAnsi" w:hAnsiTheme="minorHAnsi" w:cstheme="minorBidi"/>
          <w:sz w:val="22"/>
          <w:lang w:val="fr"/>
        </w:rPr>
        <w:t>SincNet</w:t>
      </w:r>
      <w:proofErr w:type="spellEnd"/>
      <w:r w:rsidRPr="7C505B93">
        <w:rPr>
          <w:rFonts w:asciiTheme="minorHAnsi" w:hAnsiTheme="minorHAnsi" w:cstheme="minorBidi"/>
          <w:sz w:val="22"/>
          <w:lang w:val="fr"/>
        </w:rPr>
        <w:t xml:space="preserve"> sur 2*F.</w:t>
      </w:r>
    </w:p>
    <w:p w14:paraId="5F8F1FDC" w14:textId="38855921" w:rsidR="77D2F511" w:rsidRPr="0095005B" w:rsidRDefault="77D2F511" w:rsidP="7C505B93">
      <w:pPr>
        <w:spacing w:after="160" w:line="257" w:lineRule="auto"/>
        <w:ind w:left="-20" w:right="-20"/>
        <w:jc w:val="both"/>
        <w:rPr>
          <w:rFonts w:asciiTheme="minorHAnsi" w:hAnsiTheme="minorHAnsi" w:cstheme="minorBidi"/>
        </w:rPr>
      </w:pPr>
      <w:r w:rsidRPr="7C505B93">
        <w:rPr>
          <w:rFonts w:asciiTheme="minorHAnsi" w:hAnsiTheme="minorHAnsi" w:cstheme="minorBidi"/>
          <w:sz w:val="22"/>
          <w:lang w:val="fr"/>
        </w:rPr>
        <w:t xml:space="preserve"> </w:t>
      </w:r>
    </w:p>
    <w:p w14:paraId="784DBE74" w14:textId="1D627A5E" w:rsidR="77D2F511" w:rsidRPr="0026592F" w:rsidRDefault="77D2F511" w:rsidP="00675DEC">
      <w:pPr>
        <w:pStyle w:val="Titre3"/>
        <w:numPr>
          <w:ilvl w:val="0"/>
          <w:numId w:val="0"/>
        </w:numPr>
        <w:ind w:left="360"/>
        <w:jc w:val="both"/>
        <w:rPr>
          <w:rFonts w:asciiTheme="minorHAnsi" w:hAnsiTheme="minorHAnsi" w:cstheme="minorBidi"/>
          <w:sz w:val="24"/>
          <w:szCs w:val="24"/>
        </w:rPr>
      </w:pPr>
      <w:r w:rsidRPr="0026592F">
        <w:rPr>
          <w:rFonts w:asciiTheme="minorHAnsi" w:hAnsiTheme="minorHAnsi" w:cstheme="minorBidi"/>
          <w:sz w:val="24"/>
          <w:szCs w:val="24"/>
        </w:rPr>
        <w:t xml:space="preserve"> </w:t>
      </w:r>
      <w:r w:rsidR="000209B8">
        <w:rPr>
          <w:rFonts w:asciiTheme="minorHAnsi" w:hAnsiTheme="minorHAnsi" w:cstheme="minorBidi"/>
          <w:sz w:val="24"/>
          <w:szCs w:val="24"/>
        </w:rPr>
        <w:tab/>
      </w:r>
      <w:r w:rsidRPr="0026592F">
        <w:rPr>
          <w:rFonts w:asciiTheme="minorHAnsi" w:hAnsiTheme="minorHAnsi" w:cstheme="minorBidi"/>
          <w:sz w:val="24"/>
          <w:szCs w:val="24"/>
        </w:rPr>
        <w:t>X-</w:t>
      </w:r>
      <w:proofErr w:type="spellStart"/>
      <w:r w:rsidRPr="0026592F">
        <w:rPr>
          <w:rFonts w:asciiTheme="minorHAnsi" w:hAnsiTheme="minorHAnsi" w:cstheme="minorBidi"/>
          <w:sz w:val="24"/>
          <w:szCs w:val="24"/>
        </w:rPr>
        <w:t>Vector</w:t>
      </w:r>
      <w:proofErr w:type="spellEnd"/>
      <w:r w:rsidRPr="0026592F">
        <w:rPr>
          <w:sz w:val="24"/>
          <w:szCs w:val="24"/>
        </w:rPr>
        <w:tab/>
      </w:r>
    </w:p>
    <w:p w14:paraId="75D85491" w14:textId="38E0ECF2" w:rsidR="77D2F511" w:rsidRPr="0095005B" w:rsidRDefault="77D2F511" w:rsidP="7C505B93">
      <w:pPr>
        <w:spacing w:after="160" w:line="257" w:lineRule="auto"/>
        <w:ind w:left="-20" w:right="-20"/>
        <w:jc w:val="both"/>
        <w:rPr>
          <w:rFonts w:asciiTheme="minorHAnsi" w:hAnsiTheme="minorHAnsi" w:cstheme="minorBidi"/>
        </w:rPr>
      </w:pPr>
      <w:r w:rsidRPr="7C505B93">
        <w:rPr>
          <w:rFonts w:asciiTheme="minorHAnsi" w:hAnsiTheme="minorHAnsi" w:cstheme="minorBidi"/>
          <w:sz w:val="22"/>
          <w:lang w:val="fr"/>
        </w:rPr>
        <w:t xml:space="preserve"> </w:t>
      </w:r>
    </w:p>
    <w:p w14:paraId="19783E80" w14:textId="4717F8EB" w:rsidR="77D2F511" w:rsidRPr="0095005B" w:rsidRDefault="77D2F511" w:rsidP="7C505B93">
      <w:pPr>
        <w:spacing w:after="160" w:line="257" w:lineRule="auto"/>
        <w:ind w:left="-20" w:right="-20" w:firstLine="360"/>
        <w:jc w:val="both"/>
        <w:rPr>
          <w:rFonts w:asciiTheme="minorHAnsi" w:hAnsiTheme="minorHAnsi" w:cstheme="minorBidi"/>
        </w:rPr>
      </w:pPr>
      <w:r w:rsidRPr="7C505B93">
        <w:rPr>
          <w:rFonts w:asciiTheme="minorHAnsi" w:hAnsiTheme="minorHAnsi" w:cstheme="minorBidi"/>
          <w:sz w:val="22"/>
          <w:lang w:val="fr"/>
        </w:rPr>
        <w:t xml:space="preserve">Une fois que nous avons prétraité notre audio avec le </w:t>
      </w:r>
      <w:proofErr w:type="spellStart"/>
      <w:r w:rsidRPr="7C505B93">
        <w:rPr>
          <w:rFonts w:asciiTheme="minorHAnsi" w:hAnsiTheme="minorHAnsi" w:cstheme="minorBidi"/>
          <w:sz w:val="22"/>
          <w:lang w:val="fr"/>
        </w:rPr>
        <w:t>SincNet</w:t>
      </w:r>
      <w:proofErr w:type="spellEnd"/>
      <w:r w:rsidRPr="7C505B93">
        <w:rPr>
          <w:rFonts w:asciiTheme="minorHAnsi" w:hAnsiTheme="minorHAnsi" w:cstheme="minorBidi"/>
          <w:sz w:val="22"/>
          <w:lang w:val="fr"/>
        </w:rPr>
        <w:t xml:space="preserve">, il est temps de réaliser notre </w:t>
      </w:r>
      <w:proofErr w:type="spellStart"/>
      <w:r w:rsidRPr="7C505B93">
        <w:rPr>
          <w:rFonts w:asciiTheme="minorHAnsi" w:hAnsiTheme="minorHAnsi" w:cstheme="minorBidi"/>
          <w:sz w:val="22"/>
          <w:lang w:val="fr"/>
        </w:rPr>
        <w:t>embedding</w:t>
      </w:r>
      <w:proofErr w:type="spellEnd"/>
      <w:r w:rsidRPr="7C505B93">
        <w:rPr>
          <w:rFonts w:asciiTheme="minorHAnsi" w:hAnsiTheme="minorHAnsi" w:cstheme="minorBidi"/>
          <w:sz w:val="22"/>
          <w:lang w:val="fr"/>
        </w:rPr>
        <w:t xml:space="preserve"> final. En conséquence nous utilisons le X-</w:t>
      </w:r>
      <w:proofErr w:type="spellStart"/>
      <w:r w:rsidRPr="7C505B93">
        <w:rPr>
          <w:rFonts w:asciiTheme="minorHAnsi" w:hAnsiTheme="minorHAnsi" w:cstheme="minorBidi"/>
          <w:sz w:val="22"/>
          <w:lang w:val="fr"/>
        </w:rPr>
        <w:t>Vector</w:t>
      </w:r>
      <w:proofErr w:type="spellEnd"/>
      <w:r w:rsidR="00000000">
        <w:fldChar w:fldCharType="begin"/>
      </w:r>
      <w:r w:rsidR="00000000">
        <w:instrText xml:space="preserve">HYPERLINK </w:instrText>
      </w:r>
      <w:r w:rsidR="00000000">
        <w:instrText>"https://euc-word-edit.officeapps.live.com/we/wordeditorframe.aspx?ui=fr%2DFR&amp;rs=fr%2DFR&amp;wopisrc=https%3A%2F%2Fefrei365net-my.sharepoint.com%2Fpersonal%2Fnoah_goulin_efrei_net%2F_vti_bin%2Fwopi.ashx%2Ffiles%2F89d04c860f404a24865e29d7d2e519eb&amp;wdenableroaming=1&amp;mscc=0&amp;wdodb=1&amp;hid=2358529D-EA2B-43DD-8BFF-42C1E11900EA&amp;wdorigin=Sharing.ServerTransfer&amp;jsapi=1&amp;jsapiver=v1&amp;newsession=1&amp;corrid=43d9cc20-c8f1-4a0e-bd1f-10a75af188f7&amp;usid=43d9cc20-c8f1-4a0e-bd1f-10a75af188f7&amp;sftc=1&amp;cac=1&amp;mtf=1&amp;sfp=1&amp;instantedit=1&amp;wopico</w:instrText>
      </w:r>
      <w:r w:rsidR="00000000">
        <w:instrText>mplete=1&amp;wdredirectionreason=Unified_SingleFlush&amp;rct=Normal&amp;ctp=LeastProtected" \l "_ftn4" \h</w:instrText>
      </w:r>
      <w:r w:rsidR="00000000">
        <w:fldChar w:fldCharType="separate"/>
      </w:r>
      <w:r w:rsidRPr="7C505B93">
        <w:rPr>
          <w:rStyle w:val="Lienhypertexte"/>
          <w:rFonts w:asciiTheme="minorHAnsi" w:hAnsiTheme="minorHAnsi" w:cstheme="minorBidi"/>
          <w:sz w:val="22"/>
          <w:vertAlign w:val="superscript"/>
          <w:lang w:val="fr"/>
        </w:rPr>
        <w:t>[4]</w:t>
      </w:r>
      <w:r w:rsidR="00000000">
        <w:rPr>
          <w:rStyle w:val="Lienhypertexte"/>
          <w:rFonts w:asciiTheme="minorHAnsi" w:hAnsiTheme="minorHAnsi" w:cstheme="minorBidi"/>
          <w:sz w:val="22"/>
          <w:vertAlign w:val="superscript"/>
          <w:lang w:val="fr"/>
        </w:rPr>
        <w:fldChar w:fldCharType="end"/>
      </w:r>
      <w:r w:rsidRPr="7C505B93">
        <w:rPr>
          <w:rFonts w:asciiTheme="minorHAnsi" w:hAnsiTheme="minorHAnsi" w:cstheme="minorBidi"/>
          <w:sz w:val="22"/>
          <w:lang w:val="fr"/>
        </w:rPr>
        <w:t xml:space="preserve"> qui est modèle avec une architecture de réseaux neuronaux à délai temporel (TDNN), un type de modèle d’apprentissage profond (DNN) particulièrement adapté aux signaux sonores car il prend en compte les contextes locaux de son entrée.</w:t>
      </w:r>
    </w:p>
    <w:p w14:paraId="548490E1" w14:textId="76301B44" w:rsidR="77D2F511" w:rsidRPr="0095005B" w:rsidRDefault="00DD5D0D" w:rsidP="1A9C0EA9">
      <w:pPr>
        <w:spacing w:after="160" w:line="257" w:lineRule="auto"/>
        <w:ind w:left="-20" w:right="-20" w:firstLine="360"/>
        <w:jc w:val="center"/>
        <w:rPr>
          <w:rFonts w:asciiTheme="minorHAnsi" w:hAnsiTheme="minorHAnsi" w:cstheme="minorBidi"/>
        </w:rPr>
      </w:pPr>
      <w:r>
        <w:rPr>
          <w:noProof/>
        </w:rPr>
        <w:drawing>
          <wp:inline distT="0" distB="0" distL="0" distR="0" wp14:anchorId="2E92FB43" wp14:editId="63548B4E">
            <wp:extent cx="2057400" cy="1716149"/>
            <wp:effectExtent l="0" t="0" r="0" b="0"/>
            <wp:docPr id="156121477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5">
                      <a:extLst>
                        <a:ext uri="{28A0092B-C50C-407E-A947-70E740481C1C}">
                          <a14:useLocalDpi xmlns:a14="http://schemas.microsoft.com/office/drawing/2010/main" val="0"/>
                        </a:ext>
                      </a:extLst>
                    </a:blip>
                    <a:stretch>
                      <a:fillRect/>
                    </a:stretch>
                  </pic:blipFill>
                  <pic:spPr>
                    <a:xfrm>
                      <a:off x="0" y="0"/>
                      <a:ext cx="2057400" cy="1716149"/>
                    </a:xfrm>
                    <a:prstGeom prst="rect">
                      <a:avLst/>
                    </a:prstGeom>
                  </pic:spPr>
                </pic:pic>
              </a:graphicData>
            </a:graphic>
          </wp:inline>
        </w:drawing>
      </w:r>
    </w:p>
    <w:p w14:paraId="28EF88BC" w14:textId="24F8A2ED" w:rsidR="77D2F511" w:rsidRPr="0095005B" w:rsidRDefault="77D2F511" w:rsidP="1A9C0EA9">
      <w:pPr>
        <w:ind w:left="-20" w:right="-20"/>
        <w:jc w:val="center"/>
        <w:rPr>
          <w:rFonts w:asciiTheme="minorHAnsi" w:hAnsiTheme="minorHAnsi" w:cstheme="minorBidi"/>
        </w:rPr>
      </w:pPr>
      <w:r w:rsidRPr="7C505B93">
        <w:rPr>
          <w:rFonts w:asciiTheme="minorHAnsi" w:hAnsiTheme="minorHAnsi" w:cstheme="minorBidi"/>
          <w:i/>
          <w:color w:val="44546A"/>
          <w:sz w:val="18"/>
          <w:szCs w:val="18"/>
          <w:lang w:val="fr"/>
        </w:rPr>
        <w:t>Fig4 : Diagramme du X-</w:t>
      </w:r>
      <w:proofErr w:type="spellStart"/>
      <w:r w:rsidRPr="7C505B93">
        <w:rPr>
          <w:rFonts w:asciiTheme="minorHAnsi" w:hAnsiTheme="minorHAnsi" w:cstheme="minorBidi"/>
          <w:i/>
          <w:color w:val="44546A"/>
          <w:sz w:val="18"/>
          <w:szCs w:val="18"/>
          <w:lang w:val="fr"/>
        </w:rPr>
        <w:t>Vector</w:t>
      </w:r>
      <w:proofErr w:type="spellEnd"/>
      <w:r w:rsidRPr="7C505B93">
        <w:rPr>
          <w:rFonts w:asciiTheme="minorHAnsi" w:hAnsiTheme="minorHAnsi" w:cstheme="minorBidi"/>
          <w:i/>
          <w:color w:val="44546A"/>
          <w:sz w:val="18"/>
          <w:szCs w:val="18"/>
          <w:lang w:val="fr"/>
        </w:rPr>
        <w:t xml:space="preserve"> </w:t>
      </w:r>
    </w:p>
    <w:p w14:paraId="69F04B4F" w14:textId="479C2A1C" w:rsidR="77D2F511" w:rsidRPr="0095005B" w:rsidRDefault="77D2F511" w:rsidP="7C505B93">
      <w:pPr>
        <w:spacing w:after="160" w:line="257" w:lineRule="auto"/>
        <w:ind w:left="-20" w:right="-20" w:firstLine="360"/>
        <w:jc w:val="both"/>
        <w:rPr>
          <w:rFonts w:asciiTheme="minorHAnsi" w:hAnsiTheme="minorHAnsi" w:cstheme="minorBidi"/>
        </w:rPr>
      </w:pPr>
      <w:r w:rsidRPr="7C505B93">
        <w:rPr>
          <w:rFonts w:asciiTheme="minorHAnsi" w:hAnsiTheme="minorHAnsi" w:cstheme="minorBidi"/>
          <w:sz w:val="22"/>
          <w:lang w:val="fr"/>
        </w:rPr>
        <w:lastRenderedPageBreak/>
        <w:t xml:space="preserve">Comme nous pouvons le remarquer, notre vecteur de sortie du </w:t>
      </w:r>
      <w:proofErr w:type="spellStart"/>
      <w:r w:rsidRPr="7C505B93">
        <w:rPr>
          <w:rFonts w:asciiTheme="minorHAnsi" w:hAnsiTheme="minorHAnsi" w:cstheme="minorBidi"/>
          <w:sz w:val="22"/>
          <w:lang w:val="fr"/>
        </w:rPr>
        <w:t>SincNet</w:t>
      </w:r>
      <w:proofErr w:type="spellEnd"/>
      <w:r w:rsidRPr="7C505B93">
        <w:rPr>
          <w:rFonts w:asciiTheme="minorHAnsi" w:hAnsiTheme="minorHAnsi" w:cstheme="minorBidi"/>
          <w:sz w:val="22"/>
          <w:lang w:val="fr"/>
        </w:rPr>
        <w:t xml:space="preserve"> va passer par des couches d’apprentissage au niveau des frames (fenêtres locales) puis par une couche de </w:t>
      </w:r>
      <w:proofErr w:type="spellStart"/>
      <w:r w:rsidRPr="7C505B93">
        <w:rPr>
          <w:rFonts w:asciiTheme="minorHAnsi" w:hAnsiTheme="minorHAnsi" w:cstheme="minorBidi"/>
          <w:sz w:val="22"/>
          <w:lang w:val="fr"/>
        </w:rPr>
        <w:t>Statistics</w:t>
      </w:r>
      <w:proofErr w:type="spellEnd"/>
      <w:r w:rsidRPr="7C505B93">
        <w:rPr>
          <w:rFonts w:asciiTheme="minorHAnsi" w:hAnsiTheme="minorHAnsi" w:cstheme="minorBidi"/>
          <w:sz w:val="22"/>
          <w:lang w:val="fr"/>
        </w:rPr>
        <w:t xml:space="preserve"> </w:t>
      </w:r>
      <w:proofErr w:type="spellStart"/>
      <w:r w:rsidRPr="7C505B93">
        <w:rPr>
          <w:rFonts w:asciiTheme="minorHAnsi" w:hAnsiTheme="minorHAnsi" w:cstheme="minorBidi"/>
          <w:sz w:val="22"/>
          <w:lang w:val="fr"/>
        </w:rPr>
        <w:t>Pooling</w:t>
      </w:r>
      <w:proofErr w:type="spellEnd"/>
      <w:r w:rsidRPr="7C505B93">
        <w:rPr>
          <w:rFonts w:asciiTheme="minorHAnsi" w:hAnsiTheme="minorHAnsi" w:cstheme="minorBidi"/>
          <w:sz w:val="22"/>
          <w:lang w:val="fr"/>
        </w:rPr>
        <w:t xml:space="preserve"> afin de concentrer l’information et enfin des couches au niveau du segment en résultant, et nous pourrons récupérer notre </w:t>
      </w:r>
      <w:proofErr w:type="spellStart"/>
      <w:r w:rsidRPr="7C505B93">
        <w:rPr>
          <w:rFonts w:asciiTheme="minorHAnsi" w:hAnsiTheme="minorHAnsi" w:cstheme="minorBidi"/>
          <w:sz w:val="22"/>
          <w:lang w:val="fr"/>
        </w:rPr>
        <w:t>embedding</w:t>
      </w:r>
      <w:proofErr w:type="spellEnd"/>
      <w:r w:rsidRPr="7C505B93">
        <w:rPr>
          <w:rFonts w:asciiTheme="minorHAnsi" w:hAnsiTheme="minorHAnsi" w:cstheme="minorBidi"/>
          <w:sz w:val="22"/>
          <w:lang w:val="fr"/>
        </w:rPr>
        <w:t xml:space="preserve"> à l’avant-dernière couche avant la classification car nous voulons faire notre propre modèle.</w:t>
      </w:r>
    </w:p>
    <w:p w14:paraId="19502FBD" w14:textId="5BA273FD" w:rsidR="77D2F511" w:rsidRPr="0095005B" w:rsidRDefault="77D2F511" w:rsidP="77D2F511">
      <w:pPr>
        <w:spacing w:after="160" w:line="257" w:lineRule="auto"/>
        <w:ind w:left="-20" w:right="-20" w:firstLine="360"/>
        <w:rPr>
          <w:rFonts w:asciiTheme="minorHAnsi" w:hAnsiTheme="minorHAnsi" w:cstheme="minorHAnsi"/>
        </w:rPr>
      </w:pPr>
      <w:r w:rsidRPr="0095005B">
        <w:rPr>
          <w:rFonts w:asciiTheme="minorHAnsi" w:hAnsiTheme="minorHAnsi" w:cstheme="minorHAnsi"/>
          <w:sz w:val="22"/>
          <w:lang w:val="fr"/>
        </w:rPr>
        <w:t xml:space="preserve"> </w:t>
      </w:r>
    </w:p>
    <w:p w14:paraId="05A5A5AE" w14:textId="2436576F" w:rsidR="77D2F511" w:rsidRPr="0095005B" w:rsidRDefault="77D2F511" w:rsidP="77D2F511">
      <w:pPr>
        <w:spacing w:after="160" w:line="257" w:lineRule="auto"/>
        <w:ind w:left="-20" w:right="-20" w:firstLine="360"/>
        <w:rPr>
          <w:rFonts w:asciiTheme="minorHAnsi" w:hAnsiTheme="minorHAnsi" w:cstheme="minorHAnsi"/>
        </w:rPr>
      </w:pPr>
      <w:r w:rsidRPr="0095005B">
        <w:rPr>
          <w:rFonts w:asciiTheme="minorHAnsi" w:hAnsiTheme="minorHAnsi" w:cstheme="minorHAnsi"/>
          <w:sz w:val="22"/>
          <w:lang w:val="fr"/>
        </w:rPr>
        <w:t xml:space="preserve"> </w:t>
      </w:r>
      <w:r w:rsidR="007F31BB" w:rsidRPr="0095005B">
        <w:rPr>
          <w:rFonts w:asciiTheme="minorHAnsi" w:hAnsiTheme="minorHAnsi" w:cstheme="minorHAnsi"/>
          <w:noProof/>
        </w:rPr>
        <mc:AlternateContent>
          <mc:Choice Requires="wps">
            <w:drawing>
              <wp:anchor distT="0" distB="0" distL="114300" distR="114300" simplePos="0" relativeHeight="251658244" behindDoc="0" locked="0" layoutInCell="1" allowOverlap="1" wp14:anchorId="4543DFAB" wp14:editId="0E8619FA">
                <wp:simplePos x="0" y="0"/>
                <wp:positionH relativeFrom="column">
                  <wp:posOffset>0</wp:posOffset>
                </wp:positionH>
                <wp:positionV relativeFrom="paragraph">
                  <wp:posOffset>2422525</wp:posOffset>
                </wp:positionV>
                <wp:extent cx="2755265" cy="635"/>
                <wp:effectExtent l="0" t="0" r="0" b="0"/>
                <wp:wrapSquare wrapText="bothSides"/>
                <wp:docPr id="1655485992" name="Zone de texte 1"/>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212B4AFF" w14:textId="2AD391C2" w:rsidR="007F31BB" w:rsidRPr="007C6978" w:rsidRDefault="007F31BB" w:rsidP="007F31BB">
                            <w:pPr>
                              <w:rPr>
                                <w:rFonts w:cs="Calibri"/>
                                <w:i/>
                                <w:iCs/>
                                <w:color w:val="1F497D" w:themeColor="text2"/>
                                <w:szCs w:val="20"/>
                                <w:lang w:val="fr"/>
                              </w:rPr>
                            </w:pPr>
                            <w:r w:rsidRPr="007C6978">
                              <w:rPr>
                                <w:i/>
                                <w:iCs/>
                                <w:color w:val="1F497D" w:themeColor="text2"/>
                                <w:sz w:val="18"/>
                                <w:szCs w:val="20"/>
                              </w:rPr>
                              <w:t>Fig5: Représentation des couches avant le</w:t>
                            </w:r>
                            <w:r w:rsidR="00677917" w:rsidRPr="007C6978">
                              <w:rPr>
                                <w:i/>
                                <w:iCs/>
                                <w:color w:val="1F497D" w:themeColor="text2"/>
                                <w:sz w:val="18"/>
                                <w:szCs w:val="20"/>
                              </w:rPr>
                              <w:t xml:space="preserve"> Stats </w:t>
                            </w:r>
                            <w:proofErr w:type="spellStart"/>
                            <w:r w:rsidR="00677917" w:rsidRPr="007C6978">
                              <w:rPr>
                                <w:i/>
                                <w:iCs/>
                                <w:color w:val="1F497D" w:themeColor="text2"/>
                                <w:sz w:val="18"/>
                                <w:szCs w:val="20"/>
                              </w:rPr>
                              <w:t>Pooling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DFAB" id="Zone de texte 1" o:spid="_x0000_s1027" type="#_x0000_t202" style="position:absolute;left:0;text-align:left;margin-left:0;margin-top:190.75pt;width:216.9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" stroked="f">
                <v:textbox style="mso-fit-shape-to-text:t" inset="0,0,0,0">
                  <w:txbxContent>
                    <w:p w14:paraId="212B4AFF" w14:textId="2AD391C2" w:rsidR="007F31BB" w:rsidRPr="007C6978" w:rsidRDefault="007F31BB" w:rsidP="007F31BB">
                      <w:pPr>
                        <w:rPr>
                          <w:rFonts w:cs="Calibri"/>
                          <w:i/>
                          <w:iCs/>
                          <w:color w:val="1F497D" w:themeColor="text2"/>
                          <w:szCs w:val="20"/>
                          <w:lang w:val="fr"/>
                        </w:rPr>
                      </w:pPr>
                      <w:r w:rsidRPr="007C6978">
                        <w:rPr>
                          <w:i/>
                          <w:iCs/>
                          <w:color w:val="1F497D" w:themeColor="text2"/>
                          <w:sz w:val="18"/>
                          <w:szCs w:val="20"/>
                        </w:rPr>
                        <w:t>Fig</w:t>
                      </w:r>
                      <w:proofErr w:type="gramStart"/>
                      <w:r w:rsidRPr="007C6978">
                        <w:rPr>
                          <w:i/>
                          <w:iCs/>
                          <w:color w:val="1F497D" w:themeColor="text2"/>
                          <w:sz w:val="18"/>
                          <w:szCs w:val="20"/>
                        </w:rPr>
                        <w:t>5:</w:t>
                      </w:r>
                      <w:proofErr w:type="gramEnd"/>
                      <w:r w:rsidRPr="007C6978">
                        <w:rPr>
                          <w:i/>
                          <w:iCs/>
                          <w:color w:val="1F497D" w:themeColor="text2"/>
                          <w:sz w:val="18"/>
                          <w:szCs w:val="20"/>
                        </w:rPr>
                        <w:t xml:space="preserve"> Représentation des couches avant le</w:t>
                      </w:r>
                      <w:r w:rsidR="00677917" w:rsidRPr="007C6978">
                        <w:rPr>
                          <w:i/>
                          <w:iCs/>
                          <w:color w:val="1F497D" w:themeColor="text2"/>
                          <w:sz w:val="18"/>
                          <w:szCs w:val="20"/>
                        </w:rPr>
                        <w:t xml:space="preserve"> Stats </w:t>
                      </w:r>
                      <w:proofErr w:type="spellStart"/>
                      <w:r w:rsidR="00677917" w:rsidRPr="007C6978">
                        <w:rPr>
                          <w:i/>
                          <w:iCs/>
                          <w:color w:val="1F497D" w:themeColor="text2"/>
                          <w:sz w:val="18"/>
                          <w:szCs w:val="20"/>
                        </w:rPr>
                        <w:t>Pooling</w:t>
                      </w:r>
                      <w:proofErr w:type="spellEnd"/>
                    </w:p>
                  </w:txbxContent>
                </v:textbox>
                <w10:wrap type="square"/>
              </v:shape>
            </w:pict>
          </mc:Fallback>
        </mc:AlternateContent>
      </w:r>
      <w:r w:rsidR="003F2AF2" w:rsidRPr="0095005B">
        <w:rPr>
          <w:rFonts w:asciiTheme="minorHAnsi" w:hAnsiTheme="minorHAnsi" w:cstheme="minorHAnsi"/>
          <w:noProof/>
        </w:rPr>
        <w:drawing>
          <wp:anchor distT="0" distB="0" distL="114300" distR="114300" simplePos="0" relativeHeight="251658242" behindDoc="0" locked="0" layoutInCell="1" allowOverlap="1" wp14:anchorId="2F21A446" wp14:editId="38A7E32D">
            <wp:simplePos x="0" y="0"/>
            <wp:positionH relativeFrom="column">
              <wp:posOffset>0</wp:posOffset>
            </wp:positionH>
            <wp:positionV relativeFrom="paragraph">
              <wp:posOffset>266700</wp:posOffset>
            </wp:positionV>
            <wp:extent cx="2755265" cy="2098675"/>
            <wp:effectExtent l="0" t="0" r="0" b="0"/>
            <wp:wrapSquare wrapText="bothSides"/>
            <wp:docPr id="1884423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2377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5265" cy="2098675"/>
                    </a:xfrm>
                    <a:prstGeom prst="rect">
                      <a:avLst/>
                    </a:prstGeom>
                  </pic:spPr>
                </pic:pic>
              </a:graphicData>
            </a:graphic>
            <wp14:sizeRelH relativeFrom="margin">
              <wp14:pctWidth>0</wp14:pctWidth>
            </wp14:sizeRelH>
            <wp14:sizeRelV relativeFrom="margin">
              <wp14:pctHeight>0</wp14:pctHeight>
            </wp14:sizeRelV>
          </wp:anchor>
        </w:drawing>
      </w:r>
      <w:r w:rsidR="007C6978" w:rsidRPr="0095005B">
        <w:rPr>
          <w:rFonts w:asciiTheme="minorHAnsi" w:hAnsiTheme="minorHAnsi" w:cstheme="minorHAnsi"/>
          <w:noProof/>
        </w:rPr>
        <mc:AlternateContent>
          <mc:Choice Requires="wps">
            <w:drawing>
              <wp:anchor distT="0" distB="0" distL="114300" distR="114300" simplePos="0" relativeHeight="251658245" behindDoc="0" locked="0" layoutInCell="1" allowOverlap="1" wp14:anchorId="53C4F811" wp14:editId="7C10FBED">
                <wp:simplePos x="0" y="0"/>
                <wp:positionH relativeFrom="column">
                  <wp:posOffset>2942590</wp:posOffset>
                </wp:positionH>
                <wp:positionV relativeFrom="paragraph">
                  <wp:posOffset>2394585</wp:posOffset>
                </wp:positionV>
                <wp:extent cx="2560320" cy="635"/>
                <wp:effectExtent l="0" t="0" r="0" b="0"/>
                <wp:wrapSquare wrapText="bothSides"/>
                <wp:docPr id="632171259" name="Zone de texte 1"/>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14:paraId="295EE582" w14:textId="4294ACCC" w:rsidR="007C6978" w:rsidRPr="00382DE2" w:rsidRDefault="00382DE2" w:rsidP="007C6978">
                            <w:pPr>
                              <w:pStyle w:val="Lgende"/>
                              <w:rPr>
                                <w:b w:val="0"/>
                                <w:bCs w:val="0"/>
                                <w:i/>
                                <w:iCs/>
                                <w:color w:val="1F497D" w:themeColor="text2"/>
                              </w:rPr>
                            </w:pPr>
                            <w:r w:rsidRPr="00382DE2">
                              <w:rPr>
                                <w:b w:val="0"/>
                                <w:bCs w:val="0"/>
                                <w:i/>
                                <w:iCs/>
                                <w:color w:val="1F497D" w:themeColor="text2"/>
                              </w:rPr>
                              <w:t>Fig6: Tableau du X-</w:t>
                            </w:r>
                            <w:proofErr w:type="spellStart"/>
                            <w:r w:rsidRPr="00382DE2">
                              <w:rPr>
                                <w:b w:val="0"/>
                                <w:bCs w:val="0"/>
                                <w:i/>
                                <w:iCs/>
                                <w:color w:val="1F497D" w:themeColor="text2"/>
                              </w:rPr>
                              <w:t>Vector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4F811" id="_x0000_s1028" type="#_x0000_t202" style="position:absolute;left:0;text-align:left;margin-left:231.7pt;margin-top:188.55pt;width:201.6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4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57WJ6MyeXJN/i5j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" stroked="f">
                <v:textbox style="mso-fit-shape-to-text:t" inset="0,0,0,0">
                  <w:txbxContent>
                    <w:p w14:paraId="295EE582" w14:textId="4294ACCC" w:rsidR="007C6978" w:rsidRPr="00382DE2" w:rsidRDefault="00382DE2" w:rsidP="007C6978">
                      <w:pPr>
                        <w:pStyle w:val="Lgende"/>
                        <w:rPr>
                          <w:b w:val="0"/>
                          <w:bCs w:val="0"/>
                          <w:i/>
                          <w:iCs/>
                          <w:color w:val="1F497D" w:themeColor="text2"/>
                        </w:rPr>
                      </w:pPr>
                      <w:r w:rsidRPr="00382DE2">
                        <w:rPr>
                          <w:b w:val="0"/>
                          <w:bCs w:val="0"/>
                          <w:i/>
                          <w:iCs/>
                          <w:color w:val="1F497D" w:themeColor="text2"/>
                        </w:rPr>
                        <w:t>Fig</w:t>
                      </w:r>
                      <w:proofErr w:type="gramStart"/>
                      <w:r w:rsidRPr="00382DE2">
                        <w:rPr>
                          <w:b w:val="0"/>
                          <w:bCs w:val="0"/>
                          <w:i/>
                          <w:iCs/>
                          <w:color w:val="1F497D" w:themeColor="text2"/>
                        </w:rPr>
                        <w:t>6:</w:t>
                      </w:r>
                      <w:proofErr w:type="gramEnd"/>
                      <w:r w:rsidRPr="00382DE2">
                        <w:rPr>
                          <w:b w:val="0"/>
                          <w:bCs w:val="0"/>
                          <w:i/>
                          <w:iCs/>
                          <w:color w:val="1F497D" w:themeColor="text2"/>
                        </w:rPr>
                        <w:t xml:space="preserve"> Tableau du X-</w:t>
                      </w:r>
                      <w:proofErr w:type="spellStart"/>
                      <w:r w:rsidRPr="00382DE2">
                        <w:rPr>
                          <w:b w:val="0"/>
                          <w:bCs w:val="0"/>
                          <w:i/>
                          <w:iCs/>
                          <w:color w:val="1F497D" w:themeColor="text2"/>
                        </w:rPr>
                        <w:t>Vector</w:t>
                      </w:r>
                      <w:proofErr w:type="spellEnd"/>
                    </w:p>
                  </w:txbxContent>
                </v:textbox>
                <w10:wrap type="square"/>
              </v:shape>
            </w:pict>
          </mc:Fallback>
        </mc:AlternateContent>
      </w:r>
      <w:r w:rsidR="003F2AF2" w:rsidRPr="0095005B">
        <w:rPr>
          <w:rFonts w:asciiTheme="minorHAnsi" w:hAnsiTheme="minorHAnsi" w:cstheme="minorHAnsi"/>
          <w:noProof/>
        </w:rPr>
        <w:drawing>
          <wp:anchor distT="0" distB="0" distL="114300" distR="114300" simplePos="0" relativeHeight="251658243" behindDoc="0" locked="0" layoutInCell="1" allowOverlap="1" wp14:anchorId="1BC315B5" wp14:editId="26248ADC">
            <wp:simplePos x="0" y="0"/>
            <wp:positionH relativeFrom="margin">
              <wp:posOffset>2942590</wp:posOffset>
            </wp:positionH>
            <wp:positionV relativeFrom="paragraph">
              <wp:posOffset>1101725</wp:posOffset>
            </wp:positionV>
            <wp:extent cx="2560320" cy="1235710"/>
            <wp:effectExtent l="0" t="0" r="0" b="2540"/>
            <wp:wrapSquare wrapText="bothSides"/>
            <wp:docPr id="1956277063"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77063" name="Image 1" descr="Une image contenant texte, nombre, Police, capture d’écra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560320" cy="1235710"/>
                    </a:xfrm>
                    <a:prstGeom prst="rect">
                      <a:avLst/>
                    </a:prstGeom>
                  </pic:spPr>
                </pic:pic>
              </a:graphicData>
            </a:graphic>
          </wp:anchor>
        </w:drawing>
      </w:r>
    </w:p>
    <w:p w14:paraId="1E376D77" w14:textId="20047903" w:rsidR="77D2F511" w:rsidRPr="0095005B" w:rsidRDefault="77D2F511" w:rsidP="77D2F511">
      <w:pPr>
        <w:spacing w:after="160" w:line="257" w:lineRule="auto"/>
        <w:ind w:left="-20" w:right="-20" w:firstLine="360"/>
        <w:rPr>
          <w:rFonts w:asciiTheme="minorHAnsi" w:hAnsiTheme="minorHAnsi" w:cstheme="minorHAnsi"/>
        </w:rPr>
      </w:pPr>
    </w:p>
    <w:p w14:paraId="56A5342A" w14:textId="248CE424" w:rsidR="77D2F511" w:rsidRPr="0095005B" w:rsidRDefault="77D2F511" w:rsidP="77D2F511">
      <w:pPr>
        <w:ind w:left="-20" w:right="-20"/>
        <w:rPr>
          <w:rFonts w:asciiTheme="minorHAnsi" w:hAnsiTheme="minorHAnsi" w:cstheme="minorHAnsi"/>
        </w:rPr>
      </w:pPr>
    </w:p>
    <w:p w14:paraId="4E198BEC" w14:textId="437481AE" w:rsidR="77D2F511" w:rsidRPr="0095005B" w:rsidRDefault="77D2F511" w:rsidP="77D2F511">
      <w:pPr>
        <w:ind w:left="-20" w:right="-20" w:firstLine="360"/>
        <w:rPr>
          <w:rFonts w:asciiTheme="minorHAnsi" w:hAnsiTheme="minorHAnsi" w:cstheme="minorHAnsi"/>
          <w:color w:val="44546A"/>
          <w:sz w:val="22"/>
          <w:lang w:val="fr"/>
        </w:rPr>
      </w:pPr>
      <w:r w:rsidRPr="0095005B">
        <w:rPr>
          <w:rFonts w:asciiTheme="minorHAnsi" w:hAnsiTheme="minorHAnsi" w:cstheme="minorHAnsi"/>
          <w:color w:val="44546A"/>
          <w:sz w:val="22"/>
          <w:lang w:val="fr"/>
        </w:rPr>
        <w:t xml:space="preserve"> </w:t>
      </w:r>
    </w:p>
    <w:p w14:paraId="23BFA26F" w14:textId="77777777" w:rsidR="00B5649E" w:rsidRPr="0095005B" w:rsidRDefault="00B5649E" w:rsidP="7C505B93">
      <w:pPr>
        <w:ind w:right="-20"/>
        <w:jc w:val="both"/>
        <w:rPr>
          <w:rFonts w:asciiTheme="minorHAnsi" w:hAnsiTheme="minorHAnsi" w:cstheme="minorBidi"/>
        </w:rPr>
      </w:pPr>
    </w:p>
    <w:p w14:paraId="0B4FCFBF" w14:textId="08BDF3B9" w:rsidR="77D2F511" w:rsidRPr="0095005B" w:rsidRDefault="77D2F511" w:rsidP="7C505B93">
      <w:pPr>
        <w:ind w:left="-20" w:right="-20" w:firstLine="360"/>
        <w:jc w:val="both"/>
        <w:rPr>
          <w:rFonts w:asciiTheme="minorHAnsi" w:hAnsiTheme="minorHAnsi" w:cstheme="minorBidi"/>
        </w:rPr>
      </w:pPr>
      <w:r w:rsidRPr="7C505B93">
        <w:rPr>
          <w:rFonts w:asciiTheme="minorHAnsi" w:hAnsiTheme="minorHAnsi" w:cstheme="minorBidi"/>
          <w:sz w:val="22"/>
          <w:lang w:val="fr"/>
        </w:rPr>
        <w:t xml:space="preserve">Un modèle d’apprentissage profond classique aurait </w:t>
      </w:r>
      <w:r w:rsidR="00382DE2" w:rsidRPr="7C505B93">
        <w:rPr>
          <w:rFonts w:asciiTheme="minorHAnsi" w:hAnsiTheme="minorHAnsi" w:cstheme="minorBidi"/>
          <w:sz w:val="22"/>
          <w:lang w:val="fr"/>
        </w:rPr>
        <w:t>pris</w:t>
      </w:r>
      <w:r w:rsidRPr="7C505B93">
        <w:rPr>
          <w:rFonts w:asciiTheme="minorHAnsi" w:hAnsiTheme="minorHAnsi" w:cstheme="minorBidi"/>
          <w:sz w:val="22"/>
          <w:lang w:val="fr"/>
        </w:rPr>
        <w:t xml:space="preserve"> directement toutes les valeurs du vecteur d’entrée et aurait commencé l’apprentissage des neurones sur cet ensemble. Comme nous pouvons le voir sur la figure 5, nous créons des fenêtres locales de cinq valeurs de t-2 à t+2 compris, puis nous décalons d’une valeur pour la prochaine fenêtre et ainsi de suite. Nous répétons le même principe sur les couches supérieures afin de bien apprendre les caractéristiques du signal en prenant en compte le contexte du signal, car il y a bien une suite logique à ce que quelqu’un dit à l’oral, chaque mot sont corrélés et il nous faut un modèle prenant en compte ces corrélations au long terme. (C’est le même principe que </w:t>
      </w:r>
      <w:proofErr w:type="spellStart"/>
      <w:r w:rsidRPr="7C505B93">
        <w:rPr>
          <w:rFonts w:asciiTheme="minorHAnsi" w:hAnsiTheme="minorHAnsi" w:cstheme="minorBidi"/>
          <w:sz w:val="22"/>
          <w:lang w:val="fr"/>
        </w:rPr>
        <w:t>ChatGPT</w:t>
      </w:r>
      <w:proofErr w:type="spellEnd"/>
      <w:r w:rsidRPr="7C505B93">
        <w:rPr>
          <w:rFonts w:asciiTheme="minorHAnsi" w:hAnsiTheme="minorHAnsi" w:cstheme="minorBidi"/>
          <w:sz w:val="22"/>
          <w:lang w:val="fr"/>
        </w:rPr>
        <w:t xml:space="preserve"> utilise pour comprendre ce que vous dites et écrire correctement). Comme vous pouvez constater, cela améliore énormément notre modèle comparé à un réseau de neurones classique qui prendrait toutes les valeurs de l’entrée sans tenir en compte de leur position dans la séquence. Nous pouvons constater sur la figure 6, l’évolution du contexte total de chaque fenêtre à chaque couche ainsi que du nombre de valeurs en entrée et sortie de chaque couche. On se retrouve avant la couche de Stats </w:t>
      </w:r>
      <w:proofErr w:type="spellStart"/>
      <w:r w:rsidRPr="7C505B93">
        <w:rPr>
          <w:rFonts w:asciiTheme="minorHAnsi" w:hAnsiTheme="minorHAnsi" w:cstheme="minorBidi"/>
          <w:sz w:val="22"/>
          <w:lang w:val="fr"/>
        </w:rPr>
        <w:t>Pooling</w:t>
      </w:r>
      <w:proofErr w:type="spellEnd"/>
      <w:r w:rsidRPr="7C505B93">
        <w:rPr>
          <w:rFonts w:asciiTheme="minorHAnsi" w:hAnsiTheme="minorHAnsi" w:cstheme="minorBidi"/>
          <w:sz w:val="22"/>
          <w:lang w:val="fr"/>
        </w:rPr>
        <w:t xml:space="preserve"> avec des vecteurs de 1500 valeurs au nombre T, contexte total. La couche de Stats </w:t>
      </w:r>
      <w:proofErr w:type="spellStart"/>
      <w:r w:rsidRPr="7C505B93">
        <w:rPr>
          <w:rFonts w:asciiTheme="minorHAnsi" w:hAnsiTheme="minorHAnsi" w:cstheme="minorBidi"/>
          <w:sz w:val="22"/>
          <w:lang w:val="fr"/>
        </w:rPr>
        <w:t>Pooling</w:t>
      </w:r>
      <w:proofErr w:type="spellEnd"/>
      <w:r w:rsidRPr="7C505B93">
        <w:rPr>
          <w:rFonts w:asciiTheme="minorHAnsi" w:hAnsiTheme="minorHAnsi" w:cstheme="minorBidi"/>
          <w:sz w:val="22"/>
          <w:lang w:val="fr"/>
        </w:rPr>
        <w:t xml:space="preserve"> va justement créer un vecteur moyen ainsi qu’un vecteur écart-type à partir de tous ces vecteurs, puis les combiner. Et ensuite nous avons les couches au niveau du segment pour réduire l’</w:t>
      </w:r>
      <w:proofErr w:type="spellStart"/>
      <w:r w:rsidRPr="7C505B93">
        <w:rPr>
          <w:rFonts w:asciiTheme="minorHAnsi" w:hAnsiTheme="minorHAnsi" w:cstheme="minorBidi"/>
          <w:sz w:val="22"/>
          <w:lang w:val="fr"/>
        </w:rPr>
        <w:t>embedding</w:t>
      </w:r>
      <w:proofErr w:type="spellEnd"/>
      <w:r w:rsidRPr="7C505B93">
        <w:rPr>
          <w:rFonts w:asciiTheme="minorHAnsi" w:hAnsiTheme="minorHAnsi" w:cstheme="minorBidi"/>
          <w:sz w:val="22"/>
          <w:lang w:val="fr"/>
        </w:rPr>
        <w:t xml:space="preserve"> final à seulement 512 valeurs.</w:t>
      </w:r>
    </w:p>
    <w:p w14:paraId="7D708E4E" w14:textId="73AEAE14" w:rsidR="00A97501" w:rsidRPr="0095005B" w:rsidRDefault="77D2F511" w:rsidP="00A97501">
      <w:pPr>
        <w:spacing w:after="160" w:line="257" w:lineRule="auto"/>
        <w:ind w:left="-20" w:right="-20"/>
        <w:rPr>
          <w:rFonts w:asciiTheme="minorHAnsi" w:hAnsiTheme="minorHAnsi" w:cstheme="minorHAnsi"/>
          <w:sz w:val="22"/>
          <w:lang w:val="fr"/>
        </w:rPr>
      </w:pPr>
      <w:r w:rsidRPr="0095005B">
        <w:rPr>
          <w:rFonts w:asciiTheme="minorHAnsi" w:hAnsiTheme="minorHAnsi" w:cstheme="minorHAnsi"/>
          <w:sz w:val="22"/>
          <w:lang w:val="fr"/>
        </w:rPr>
        <w:t xml:space="preserve"> </w:t>
      </w:r>
    </w:p>
    <w:p w14:paraId="776A94A1" w14:textId="514D1FC5" w:rsidR="77D2F511" w:rsidRPr="000209B8" w:rsidRDefault="77D2F511" w:rsidP="00675DEC">
      <w:pPr>
        <w:pStyle w:val="Titre2"/>
        <w:numPr>
          <w:ilvl w:val="0"/>
          <w:numId w:val="0"/>
        </w:numPr>
        <w:ind w:left="360"/>
        <w:rPr>
          <w:rFonts w:asciiTheme="minorHAnsi" w:eastAsia="Calibri Light" w:hAnsiTheme="minorHAnsi" w:cstheme="minorHAnsi"/>
          <w:b w:val="0"/>
          <w:bCs w:val="0"/>
        </w:rPr>
      </w:pPr>
      <w:r w:rsidRPr="0095005B">
        <w:rPr>
          <w:rFonts w:asciiTheme="minorHAnsi" w:hAnsiTheme="minorHAnsi" w:cstheme="minorHAnsi"/>
          <w:sz w:val="14"/>
          <w:szCs w:val="14"/>
        </w:rPr>
        <w:t xml:space="preserve">    </w:t>
      </w:r>
      <w:r w:rsidRPr="000209B8">
        <w:rPr>
          <w:rFonts w:asciiTheme="minorHAnsi" w:eastAsia="Calibri Light" w:hAnsiTheme="minorHAnsi" w:cstheme="minorHAnsi"/>
          <w:b w:val="0"/>
          <w:bCs w:val="0"/>
          <w:sz w:val="24"/>
          <w:szCs w:val="24"/>
        </w:rPr>
        <w:t>Classification par CNN</w:t>
      </w:r>
    </w:p>
    <w:p w14:paraId="0E7F0D7C" w14:textId="0C2F3193" w:rsidR="77D2F511" w:rsidRPr="0095005B" w:rsidRDefault="77D2F511" w:rsidP="77D2F511">
      <w:pPr>
        <w:spacing w:after="160" w:line="257" w:lineRule="auto"/>
        <w:ind w:left="-20" w:right="-20" w:firstLine="360"/>
        <w:rPr>
          <w:rFonts w:asciiTheme="minorHAnsi" w:hAnsiTheme="minorHAnsi" w:cstheme="minorHAnsi"/>
        </w:rPr>
      </w:pPr>
      <w:r w:rsidRPr="0095005B">
        <w:rPr>
          <w:rFonts w:asciiTheme="minorHAnsi" w:hAnsiTheme="minorHAnsi" w:cstheme="minorHAnsi"/>
          <w:sz w:val="22"/>
          <w:lang w:val="fr"/>
        </w:rPr>
        <w:t xml:space="preserve"> </w:t>
      </w:r>
    </w:p>
    <w:p w14:paraId="6D11631A" w14:textId="1394F02E" w:rsidR="77D2F511" w:rsidRPr="0095005B" w:rsidRDefault="77D2F511" w:rsidP="5AA9EFFE">
      <w:pPr>
        <w:spacing w:after="160" w:line="257" w:lineRule="auto"/>
        <w:ind w:left="-20" w:right="-20" w:firstLine="360"/>
        <w:jc w:val="both"/>
        <w:rPr>
          <w:rFonts w:asciiTheme="minorHAnsi" w:hAnsiTheme="minorHAnsi" w:cstheme="minorBidi"/>
        </w:rPr>
      </w:pPr>
      <w:r w:rsidRPr="5AA9EFFE">
        <w:rPr>
          <w:rFonts w:asciiTheme="minorHAnsi" w:hAnsiTheme="minorHAnsi" w:cstheme="minorBidi"/>
          <w:sz w:val="22"/>
          <w:lang w:val="fr"/>
        </w:rPr>
        <w:t xml:space="preserve">Une fois le vecteur sorti, il faut maintenant entraîner un modèle pour associer ces vecteurs d’audio avec leur locuteur. Pour cela, nous n’avons pas eu besoin d’aller chercher un modèle de classification pré-entrainé, nous avons simplement créée le nôtre. Pour ce qui est des données de type vecteur et </w:t>
      </w:r>
      <w:r w:rsidRPr="5AA9EFFE">
        <w:rPr>
          <w:rFonts w:asciiTheme="minorHAnsi" w:hAnsiTheme="minorHAnsi" w:cstheme="minorBidi"/>
          <w:sz w:val="22"/>
          <w:lang w:val="fr"/>
        </w:rPr>
        <w:lastRenderedPageBreak/>
        <w:t xml:space="preserve">donc de type matrice comme les audios ou bien les images, les modèles d’apprentissage profond à convolution (CNN) sont les plus adaptés. Il s’agit de simples réseaux neuronaux avec des couches de convolutions pour extraire les caractéristiques de l’entrée (à l’image d’un filtre Sinc du </w:t>
      </w:r>
      <w:proofErr w:type="spellStart"/>
      <w:r w:rsidRPr="5AA9EFFE">
        <w:rPr>
          <w:rFonts w:asciiTheme="minorHAnsi" w:hAnsiTheme="minorHAnsi" w:cstheme="minorBidi"/>
          <w:sz w:val="22"/>
          <w:lang w:val="fr"/>
        </w:rPr>
        <w:t>SincNet</w:t>
      </w:r>
      <w:proofErr w:type="spellEnd"/>
      <w:r w:rsidRPr="5AA9EFFE">
        <w:rPr>
          <w:rFonts w:asciiTheme="minorHAnsi" w:hAnsiTheme="minorHAnsi" w:cstheme="minorBidi"/>
          <w:sz w:val="22"/>
          <w:lang w:val="fr"/>
        </w:rPr>
        <w:t xml:space="preserve"> qui sont en réalité un type de filtre de convolution). Plusieurs filtres, dans notre cas 32, sont choisis arbitrairement par le modèle et appliqués à notre vecteur pour encore une fois l’extraction de caractéristiques. Cela peut sembler redondant avec les modèles précédents mais nous ne voulions pas prendre de risques et obtenir les meilleurs résultats possibles. Des couches de </w:t>
      </w:r>
      <w:proofErr w:type="spellStart"/>
      <w:r w:rsidRPr="5AA9EFFE">
        <w:rPr>
          <w:rFonts w:asciiTheme="minorHAnsi" w:hAnsiTheme="minorHAnsi" w:cstheme="minorBidi"/>
          <w:sz w:val="22"/>
          <w:lang w:val="fr"/>
        </w:rPr>
        <w:t>MaxPooling</w:t>
      </w:r>
      <w:proofErr w:type="spellEnd"/>
      <w:r w:rsidRPr="5AA9EFFE">
        <w:rPr>
          <w:rFonts w:asciiTheme="minorHAnsi" w:hAnsiTheme="minorHAnsi" w:cstheme="minorBidi"/>
          <w:sz w:val="22"/>
          <w:lang w:val="fr"/>
        </w:rPr>
        <w:t xml:space="preserve"> sont également appliqués pour réduire les sorties des filtres à leurs informations les plus importantes. Enfin nous agrégeons ces résultats, puis entrainons la sortie avec une couche de neurones classique. Nous implémentons une couche de Dropout qui va désactiver aléatoirement des neurones lors des différentes phases de l’apprentissage afin d’éviter justement le surapprentissage sur nos données d’entraînement.</w:t>
      </w:r>
    </w:p>
    <w:p w14:paraId="1F00B057" w14:textId="07AA1632" w:rsidR="77D2F511" w:rsidRPr="0095005B" w:rsidRDefault="77D2F511" w:rsidP="77D2F511">
      <w:pPr>
        <w:spacing w:after="160"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6F417524" w14:textId="0B31B5D3" w:rsidR="77D2F511" w:rsidRPr="000209B8" w:rsidRDefault="77D2F511" w:rsidP="00634752">
      <w:pPr>
        <w:pStyle w:val="Titre2"/>
        <w:numPr>
          <w:ilvl w:val="0"/>
          <w:numId w:val="0"/>
        </w:numPr>
        <w:rPr>
          <w:rFonts w:asciiTheme="minorHAnsi" w:eastAsia="Calibri Light" w:hAnsiTheme="minorHAnsi" w:cstheme="minorHAnsi"/>
          <w:b w:val="0"/>
          <w:bCs w:val="0"/>
        </w:rPr>
      </w:pPr>
      <w:r w:rsidRPr="0095005B">
        <w:rPr>
          <w:rFonts w:asciiTheme="minorHAnsi" w:hAnsiTheme="minorHAnsi" w:cstheme="minorHAnsi"/>
          <w:sz w:val="14"/>
          <w:szCs w:val="14"/>
        </w:rPr>
        <w:t xml:space="preserve">      </w:t>
      </w:r>
      <w:r w:rsidRPr="000209B8">
        <w:rPr>
          <w:rFonts w:asciiTheme="minorHAnsi" w:eastAsia="Calibri Light" w:hAnsiTheme="minorHAnsi" w:cstheme="minorHAnsi"/>
          <w:b w:val="0"/>
          <w:bCs w:val="0"/>
          <w:sz w:val="24"/>
          <w:szCs w:val="24"/>
        </w:rPr>
        <w:t>Résultats</w:t>
      </w:r>
    </w:p>
    <w:p w14:paraId="1EB9D18B" w14:textId="24523D28" w:rsidR="77D2F511" w:rsidRPr="0095005B" w:rsidRDefault="77D2F511" w:rsidP="77D2F511">
      <w:pPr>
        <w:spacing w:after="160"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44A28BA6" w14:textId="6EB7446A" w:rsidR="77D2F511" w:rsidRPr="0095005B" w:rsidRDefault="77D2F511" w:rsidP="77D2F511">
      <w:pPr>
        <w:spacing w:after="160" w:line="257" w:lineRule="auto"/>
        <w:ind w:left="-20" w:right="-20" w:firstLine="360"/>
        <w:rPr>
          <w:rFonts w:asciiTheme="minorHAnsi" w:hAnsiTheme="minorHAnsi" w:cstheme="minorHAnsi"/>
        </w:rPr>
      </w:pPr>
      <w:r w:rsidRPr="0095005B">
        <w:rPr>
          <w:rFonts w:asciiTheme="minorHAnsi" w:hAnsiTheme="minorHAnsi" w:cstheme="minorHAnsi"/>
          <w:sz w:val="22"/>
          <w:lang w:val="fr"/>
        </w:rPr>
        <w:t xml:space="preserve">Les résultats que nous obtenons après toutes ces opérations sont excellents, nous avons une précision de 99.91% sur notre jeu de données de test.  Nous n’avons pas les chiffres exactes </w:t>
      </w:r>
      <w:proofErr w:type="spellStart"/>
      <w:r w:rsidRPr="0095005B">
        <w:rPr>
          <w:rFonts w:asciiTheme="minorHAnsi" w:hAnsiTheme="minorHAnsi" w:cstheme="minorHAnsi"/>
          <w:sz w:val="22"/>
          <w:lang w:val="fr"/>
        </w:rPr>
        <w:t>d’Alten</w:t>
      </w:r>
      <w:proofErr w:type="spellEnd"/>
      <w:r w:rsidRPr="0095005B">
        <w:rPr>
          <w:rFonts w:asciiTheme="minorHAnsi" w:hAnsiTheme="minorHAnsi" w:cstheme="minorHAnsi"/>
          <w:sz w:val="22"/>
          <w:lang w:val="fr"/>
        </w:rPr>
        <w:t xml:space="preserve"> mais d’après la déposante du projet il serait d’environ 85%, avec notamment des difficultés au niveau des prédictions confondant M. Macron et Mme </w:t>
      </w:r>
      <w:proofErr w:type="spellStart"/>
      <w:r w:rsidRPr="0095005B">
        <w:rPr>
          <w:rFonts w:asciiTheme="minorHAnsi" w:hAnsiTheme="minorHAnsi" w:cstheme="minorHAnsi"/>
          <w:sz w:val="22"/>
          <w:lang w:val="fr"/>
        </w:rPr>
        <w:t>Lepen</w:t>
      </w:r>
      <w:proofErr w:type="spellEnd"/>
      <w:r w:rsidRPr="0095005B">
        <w:rPr>
          <w:rFonts w:asciiTheme="minorHAnsi" w:hAnsiTheme="minorHAnsi" w:cstheme="minorHAnsi"/>
          <w:sz w:val="22"/>
          <w:lang w:val="fr"/>
        </w:rPr>
        <w:t>.</w:t>
      </w:r>
    </w:p>
    <w:p w14:paraId="07D250CB" w14:textId="065E8DDF" w:rsidR="77D2F511" w:rsidRPr="0095005B" w:rsidRDefault="77D2F511" w:rsidP="77D2F511">
      <w:pPr>
        <w:spacing w:after="160" w:line="257" w:lineRule="auto"/>
        <w:ind w:left="-20" w:right="-20"/>
        <w:rPr>
          <w:rFonts w:asciiTheme="minorHAnsi" w:hAnsiTheme="minorHAnsi" w:cstheme="minorHAnsi"/>
        </w:rPr>
      </w:pPr>
    </w:p>
    <w:p w14:paraId="38CBC4B8" w14:textId="7C468B40" w:rsidR="00634752" w:rsidRPr="0095005B" w:rsidRDefault="00634752" w:rsidP="77D2F511">
      <w:pPr>
        <w:spacing w:after="160" w:line="257" w:lineRule="auto"/>
        <w:ind w:left="-20" w:right="-20"/>
        <w:rPr>
          <w:rFonts w:asciiTheme="minorHAnsi" w:hAnsiTheme="minorHAnsi" w:cstheme="minorHAnsi"/>
        </w:rPr>
      </w:pPr>
      <w:r w:rsidRPr="0095005B">
        <w:rPr>
          <w:rFonts w:asciiTheme="minorHAnsi" w:hAnsiTheme="minorHAnsi" w:cstheme="minorHAnsi"/>
          <w:noProof/>
        </w:rPr>
        <w:drawing>
          <wp:inline distT="0" distB="0" distL="0" distR="0" wp14:anchorId="3959103C" wp14:editId="28D09C8C">
            <wp:extent cx="2667000" cy="2295174"/>
            <wp:effectExtent l="0" t="0" r="0" b="0"/>
            <wp:docPr id="19" name="Image 18">
              <a:extLst xmlns:a="http://schemas.openxmlformats.org/drawingml/2006/main">
                <a:ext uri="{FF2B5EF4-FFF2-40B4-BE49-F238E27FC236}">
                  <a16:creationId xmlns:a16="http://schemas.microsoft.com/office/drawing/2014/main" id="{29E6E091-4BC0-6530-D96A-61020E057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a:extLst>
                        <a:ext uri="{FF2B5EF4-FFF2-40B4-BE49-F238E27FC236}">
                          <a16:creationId xmlns:a16="http://schemas.microsoft.com/office/drawing/2014/main" id="{29E6E091-4BC0-6530-D96A-61020E057420}"/>
                        </a:ext>
                      </a:extLst>
                    </pic:cNvPr>
                    <pic:cNvPicPr>
                      <a:picLocks noChangeAspect="1"/>
                    </pic:cNvPicPr>
                  </pic:nvPicPr>
                  <pic:blipFill>
                    <a:blip r:embed="rId38"/>
                    <a:stretch>
                      <a:fillRect/>
                    </a:stretch>
                  </pic:blipFill>
                  <pic:spPr>
                    <a:xfrm>
                      <a:off x="0" y="0"/>
                      <a:ext cx="2669088" cy="2296971"/>
                    </a:xfrm>
                    <a:prstGeom prst="rect">
                      <a:avLst/>
                    </a:prstGeom>
                  </pic:spPr>
                </pic:pic>
              </a:graphicData>
            </a:graphic>
          </wp:inline>
        </w:drawing>
      </w:r>
    </w:p>
    <w:p w14:paraId="775294E4" w14:textId="2E079041" w:rsidR="77D2F511" w:rsidRPr="0095005B" w:rsidRDefault="77D2F511" w:rsidP="77D2F511">
      <w:pPr>
        <w:ind w:left="-20" w:right="-20"/>
        <w:rPr>
          <w:rFonts w:asciiTheme="minorHAnsi" w:hAnsiTheme="minorHAnsi" w:cstheme="minorHAnsi"/>
        </w:rPr>
      </w:pPr>
      <w:r w:rsidRPr="0095005B">
        <w:rPr>
          <w:rFonts w:asciiTheme="minorHAnsi" w:hAnsiTheme="minorHAnsi" w:cstheme="minorHAnsi"/>
          <w:i/>
          <w:iCs/>
          <w:color w:val="44546A"/>
          <w:sz w:val="18"/>
          <w:szCs w:val="18"/>
          <w:lang w:val="fr"/>
        </w:rPr>
        <w:t>Matrice de confusion du modèle sur le test set</w:t>
      </w:r>
    </w:p>
    <w:p w14:paraId="1E5EFE0A" w14:textId="63843307" w:rsidR="77D2F511" w:rsidRPr="0095005B" w:rsidRDefault="77D2F511" w:rsidP="77D2F511">
      <w:pPr>
        <w:spacing w:after="160" w:line="257" w:lineRule="auto"/>
        <w:ind w:left="-20" w:right="-20"/>
        <w:rPr>
          <w:rFonts w:asciiTheme="minorHAnsi" w:hAnsiTheme="minorHAnsi" w:cstheme="minorHAnsi"/>
        </w:rPr>
      </w:pPr>
      <w:r w:rsidRPr="0095005B">
        <w:rPr>
          <w:rFonts w:asciiTheme="minorHAnsi" w:hAnsiTheme="minorHAnsi" w:cstheme="minorHAnsi"/>
          <w:sz w:val="22"/>
          <w:lang w:val="fr"/>
        </w:rPr>
        <w:t xml:space="preserve">Cette matrice de confusion représente les prédictions du modèle sur le test set par rapport à leur vraie identité. Nous pouvons voir qu’il n’y a qu’une seule erreur sur les 1147 audios, au niveau d’un audio au label 16 et prédit à 4. Cela correspond à un des audios de M. </w:t>
      </w:r>
      <w:proofErr w:type="spellStart"/>
      <w:r w:rsidRPr="0095005B">
        <w:rPr>
          <w:rFonts w:asciiTheme="minorHAnsi" w:hAnsiTheme="minorHAnsi" w:cstheme="minorHAnsi"/>
          <w:sz w:val="22"/>
          <w:lang w:val="fr"/>
        </w:rPr>
        <w:t>Bardella</w:t>
      </w:r>
      <w:proofErr w:type="spellEnd"/>
      <w:r w:rsidRPr="0095005B">
        <w:rPr>
          <w:rFonts w:asciiTheme="minorHAnsi" w:hAnsiTheme="minorHAnsi" w:cstheme="minorHAnsi"/>
          <w:sz w:val="22"/>
          <w:lang w:val="fr"/>
        </w:rPr>
        <w:t xml:space="preserve"> prédit comme étant de M. Mitterrand. Cela reste une erreur assez triviale car il n’existe aucune interaction entre ces deux personnes et n’en existera jamais.</w:t>
      </w:r>
    </w:p>
    <w:p w14:paraId="257F083B" w14:textId="68966468" w:rsidR="77D2F511" w:rsidRDefault="77D2F511" w:rsidP="77D2F511">
      <w:pPr>
        <w:spacing w:after="160" w:line="257" w:lineRule="auto"/>
        <w:ind w:left="-20" w:right="-20"/>
        <w:rPr>
          <w:rFonts w:asciiTheme="minorHAnsi" w:hAnsiTheme="minorHAnsi" w:cstheme="minorHAnsi"/>
          <w:sz w:val="22"/>
          <w:lang w:val="fr"/>
        </w:rPr>
      </w:pPr>
      <w:r w:rsidRPr="0095005B">
        <w:rPr>
          <w:rFonts w:asciiTheme="minorHAnsi" w:hAnsiTheme="minorHAnsi" w:cstheme="minorHAnsi"/>
          <w:sz w:val="22"/>
          <w:lang w:val="fr"/>
        </w:rPr>
        <w:t xml:space="preserve">Il faut bien noter que bien que ces résultats puissent paraître hors du commun, ils ne sont pas représentatifs pour un usage en cas réel. En effet les audios de très bonnes qualité comme ceux utilisés pour entrainer le modèle sont plutôt rare lors d’un débat politique. En réalité, il existe beaucoup d’interruptions de la parole et de voix chevauchantes, qu’il faut séparer avec notre modèle de séparation de voix. Bien que ce modèle fonctionne bien, les audios en résultant ne sont toujours </w:t>
      </w:r>
      <w:r w:rsidRPr="0095005B">
        <w:rPr>
          <w:rFonts w:asciiTheme="minorHAnsi" w:hAnsiTheme="minorHAnsi" w:cstheme="minorHAnsi"/>
          <w:sz w:val="22"/>
          <w:lang w:val="fr"/>
        </w:rPr>
        <w:lastRenderedPageBreak/>
        <w:t xml:space="preserve">pas d’aussi bonne qualité que ceux de base. Nous n’avons pas eu assez de temps pour créer un véritable jeu de donnée d’audios séparé par notre modèle afin de tester l’efficacité du modèle sur ce type d’audio. Sur les 23 audios séparé sur lesquels nous avons testé le modèle, 19 ont finalement été correctement prédit, correspondant à une précision de 82.61% mais il faudrait le tester plus extensivement pour faire de véritables conclusions. </w:t>
      </w:r>
    </w:p>
    <w:p w14:paraId="32847EF2" w14:textId="77777777" w:rsidR="00F911BB" w:rsidRPr="0095005B" w:rsidRDefault="00F911BB" w:rsidP="77D2F511">
      <w:pPr>
        <w:spacing w:after="160" w:line="257" w:lineRule="auto"/>
        <w:ind w:left="-20" w:right="-20"/>
        <w:rPr>
          <w:rFonts w:asciiTheme="minorHAnsi" w:hAnsiTheme="minorHAnsi" w:cstheme="minorHAnsi"/>
        </w:rPr>
      </w:pPr>
    </w:p>
    <w:p w14:paraId="09F24812" w14:textId="57B685BC" w:rsidR="77D2F511" w:rsidRPr="00F911BB" w:rsidRDefault="77D2F511" w:rsidP="00F911BB">
      <w:pPr>
        <w:pStyle w:val="Titre2"/>
        <w:numPr>
          <w:ilvl w:val="0"/>
          <w:numId w:val="0"/>
        </w:numPr>
        <w:ind w:left="360"/>
        <w:rPr>
          <w:rFonts w:eastAsia="Calibri Light"/>
          <w:sz w:val="28"/>
          <w:szCs w:val="28"/>
        </w:rPr>
      </w:pPr>
      <w:r w:rsidRPr="00F911BB">
        <w:rPr>
          <w:rFonts w:eastAsia="Calibri Light"/>
          <w:sz w:val="28"/>
          <w:szCs w:val="28"/>
        </w:rPr>
        <w:t>Pipeline</w:t>
      </w:r>
    </w:p>
    <w:p w14:paraId="1CB6951A" w14:textId="29D908FE" w:rsidR="77D2F511" w:rsidRPr="0095005B" w:rsidRDefault="77D2F511" w:rsidP="77D2F511">
      <w:pPr>
        <w:spacing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0BF8285E" w14:textId="08D7DCE3" w:rsidR="77D2F511" w:rsidRPr="0095005B" w:rsidRDefault="77D2F511" w:rsidP="77D2F511">
      <w:pPr>
        <w:spacing w:line="257" w:lineRule="auto"/>
        <w:ind w:left="-20" w:right="-20" w:firstLine="720"/>
        <w:jc w:val="both"/>
        <w:rPr>
          <w:rFonts w:asciiTheme="minorHAnsi" w:hAnsiTheme="minorHAnsi" w:cstheme="minorHAnsi"/>
        </w:rPr>
      </w:pPr>
      <w:r w:rsidRPr="0095005B">
        <w:rPr>
          <w:rFonts w:asciiTheme="minorHAnsi" w:hAnsiTheme="minorHAnsi" w:cstheme="minorHAnsi"/>
          <w:sz w:val="22"/>
          <w:lang w:val="fr"/>
        </w:rPr>
        <w:t xml:space="preserve">Les fonctionnalités ont été développées séparément par les différents membres de l’équipe puis ajouter une à une à une pour former la solution technique qui se présente sous la forme </w:t>
      </w:r>
      <w:r w:rsidR="007B06B1" w:rsidRPr="0095005B">
        <w:rPr>
          <w:rFonts w:asciiTheme="minorHAnsi" w:hAnsiTheme="minorHAnsi" w:cstheme="minorHAnsi"/>
          <w:sz w:val="22"/>
          <w:lang w:val="fr"/>
        </w:rPr>
        <w:t>d’un pipeline</w:t>
      </w:r>
      <w:r w:rsidRPr="0095005B">
        <w:rPr>
          <w:rFonts w:asciiTheme="minorHAnsi" w:hAnsiTheme="minorHAnsi" w:cstheme="minorHAnsi"/>
          <w:sz w:val="22"/>
          <w:lang w:val="fr"/>
        </w:rPr>
        <w:t xml:space="preserve"> écrite en Python qui permet à partir d’un fichier audio .</w:t>
      </w:r>
      <w:proofErr w:type="spellStart"/>
      <w:r w:rsidRPr="0095005B">
        <w:rPr>
          <w:rFonts w:asciiTheme="minorHAnsi" w:hAnsiTheme="minorHAnsi" w:cstheme="minorHAnsi"/>
          <w:sz w:val="22"/>
          <w:lang w:val="fr"/>
        </w:rPr>
        <w:t>wav</w:t>
      </w:r>
      <w:proofErr w:type="spellEnd"/>
      <w:r w:rsidRPr="0095005B">
        <w:rPr>
          <w:rFonts w:asciiTheme="minorHAnsi" w:hAnsiTheme="minorHAnsi" w:cstheme="minorHAnsi"/>
          <w:sz w:val="22"/>
          <w:lang w:val="fr"/>
        </w:rPr>
        <w:t xml:space="preserve"> de séparer les voix chevauchantes grâce à la segmentation de l’audio performée lors de la </w:t>
      </w:r>
      <w:proofErr w:type="spellStart"/>
      <w:r w:rsidRPr="0095005B">
        <w:rPr>
          <w:rFonts w:asciiTheme="minorHAnsi" w:hAnsiTheme="minorHAnsi" w:cstheme="minorHAnsi"/>
          <w:sz w:val="22"/>
          <w:lang w:val="fr"/>
        </w:rPr>
        <w:t>diarisation</w:t>
      </w:r>
      <w:proofErr w:type="spellEnd"/>
      <w:r w:rsidRPr="0095005B">
        <w:rPr>
          <w:rFonts w:asciiTheme="minorHAnsi" w:hAnsiTheme="minorHAnsi" w:cstheme="minorHAnsi"/>
          <w:sz w:val="22"/>
          <w:lang w:val="fr"/>
        </w:rPr>
        <w:t xml:space="preserve"> et de la détection des </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Les audios extraits sont ensuite traités pour identifier les orateurs et transcris. Les transcriptions sont sauvegardées dans des fichiers texte.   </w:t>
      </w:r>
    </w:p>
    <w:p w14:paraId="54165377" w14:textId="571B719C" w:rsidR="77D2F511" w:rsidRPr="0095005B" w:rsidRDefault="77D2F511" w:rsidP="77D2F511">
      <w:pPr>
        <w:spacing w:line="257" w:lineRule="auto"/>
        <w:ind w:left="-20" w:right="-20" w:firstLine="720"/>
        <w:jc w:val="both"/>
        <w:rPr>
          <w:rFonts w:asciiTheme="minorHAnsi" w:hAnsiTheme="minorHAnsi" w:cstheme="minorHAnsi"/>
        </w:rPr>
      </w:pPr>
      <w:r w:rsidRPr="0095005B">
        <w:rPr>
          <w:rFonts w:asciiTheme="minorHAnsi" w:hAnsiTheme="minorHAnsi" w:cstheme="minorHAnsi"/>
          <w:sz w:val="22"/>
          <w:lang w:val="fr"/>
        </w:rPr>
        <w:t xml:space="preserve"> </w:t>
      </w:r>
    </w:p>
    <w:p w14:paraId="70DBE3B7" w14:textId="61FC1F8F" w:rsidR="77D2F511" w:rsidRPr="0095005B" w:rsidRDefault="77D2F511" w:rsidP="77D2F511">
      <w:pPr>
        <w:spacing w:line="257" w:lineRule="auto"/>
        <w:ind w:left="-20" w:right="-20" w:firstLine="720"/>
        <w:jc w:val="both"/>
        <w:rPr>
          <w:rFonts w:asciiTheme="minorHAnsi" w:hAnsiTheme="minorHAnsi" w:cstheme="minorHAnsi"/>
          <w:sz w:val="22"/>
          <w:lang w:val="fr"/>
        </w:rPr>
      </w:pPr>
      <w:r w:rsidRPr="0095005B">
        <w:rPr>
          <w:rFonts w:asciiTheme="minorHAnsi" w:hAnsiTheme="minorHAnsi" w:cstheme="minorHAnsi"/>
          <w:sz w:val="22"/>
          <w:lang w:val="fr"/>
        </w:rPr>
        <w:t xml:space="preserve">La difficulté de réalisation de la solution technique réside dans la complexité individuelle des fonctionnalités qui reposent toutes sur des sujets pointus de recherche sur le domaine du traitement et l’analyse de la parole. La complexité des différentes tâches a été abordée dans les parties précédentes. Néanmoins, la solution présente une difficulté majeure qui n’a pas encore été traitée mais qui a déterminé le design de la solution technique. Lors de l’implémentation de la séparation des voix, les premiers résultats obtenus avec </w:t>
      </w:r>
      <w:proofErr w:type="spellStart"/>
      <w:r w:rsidRPr="0095005B">
        <w:rPr>
          <w:rFonts w:asciiTheme="minorHAnsi" w:hAnsiTheme="minorHAnsi" w:cstheme="minorHAnsi"/>
          <w:sz w:val="22"/>
          <w:lang w:val="fr"/>
        </w:rPr>
        <w:t>MossFormer</w:t>
      </w:r>
      <w:proofErr w:type="spellEnd"/>
      <w:r w:rsidRPr="0095005B">
        <w:rPr>
          <w:rFonts w:asciiTheme="minorHAnsi" w:hAnsiTheme="minorHAnsi" w:cstheme="minorHAnsi"/>
          <w:sz w:val="22"/>
          <w:lang w:val="fr"/>
        </w:rPr>
        <w:t xml:space="preserve"> 2 étaient mauvais. Une vingtaines d’audios complets ont été traités par le modèle qui échouait à chaque fois à séparer les voix des locuteurs. À la suite de l’échec, le travail de documentation a repris afin de comprendre l’erreur commise. Plongés dans les papiers scientifiques pendant plusieurs jours, l’équipe se rend compte de son incompréhension du modèle, en particulier la façon dont il a été entrainé. Les </w:t>
      </w:r>
      <w:proofErr w:type="spellStart"/>
      <w:r w:rsidRPr="0095005B">
        <w:rPr>
          <w:rFonts w:asciiTheme="minorHAnsi" w:hAnsiTheme="minorHAnsi" w:cstheme="minorHAnsi"/>
          <w:sz w:val="22"/>
          <w:lang w:val="fr"/>
        </w:rPr>
        <w:t>datasets</w:t>
      </w:r>
      <w:proofErr w:type="spellEnd"/>
      <w:r w:rsidRPr="0095005B">
        <w:rPr>
          <w:rFonts w:asciiTheme="minorHAnsi" w:hAnsiTheme="minorHAnsi" w:cstheme="minorHAnsi"/>
          <w:sz w:val="22"/>
          <w:lang w:val="fr"/>
        </w:rPr>
        <w:t xml:space="preserve"> d’entrainements des modèles de séparation de voix sont WSJ0-2mix et WSJ0-3mix. Ces </w:t>
      </w:r>
      <w:proofErr w:type="spellStart"/>
      <w:r w:rsidRPr="0095005B">
        <w:rPr>
          <w:rFonts w:asciiTheme="minorHAnsi" w:hAnsiTheme="minorHAnsi" w:cstheme="minorHAnsi"/>
          <w:sz w:val="22"/>
          <w:lang w:val="fr"/>
        </w:rPr>
        <w:t>datasets</w:t>
      </w:r>
      <w:proofErr w:type="spellEnd"/>
      <w:r w:rsidRPr="0095005B">
        <w:rPr>
          <w:rFonts w:asciiTheme="minorHAnsi" w:hAnsiTheme="minorHAnsi" w:cstheme="minorHAnsi"/>
          <w:sz w:val="22"/>
          <w:lang w:val="fr"/>
        </w:rPr>
        <w:t xml:space="preserve"> sont composés de conversations artificielles, ils sont composés uniquement de courts </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qui résultent de la superposition de deux locuteurs aléatoires. Ainsi, le modèle </w:t>
      </w:r>
      <w:proofErr w:type="spellStart"/>
      <w:r w:rsidRPr="0095005B">
        <w:rPr>
          <w:rFonts w:asciiTheme="minorHAnsi" w:hAnsiTheme="minorHAnsi" w:cstheme="minorHAnsi"/>
          <w:sz w:val="22"/>
          <w:lang w:val="fr"/>
        </w:rPr>
        <w:t>MossFormer</w:t>
      </w:r>
      <w:proofErr w:type="spellEnd"/>
      <w:r w:rsidRPr="0095005B">
        <w:rPr>
          <w:rFonts w:asciiTheme="minorHAnsi" w:hAnsiTheme="minorHAnsi" w:cstheme="minorHAnsi"/>
          <w:sz w:val="22"/>
          <w:lang w:val="fr"/>
        </w:rPr>
        <w:t xml:space="preserve"> 2 n’est capable de séparer les voix uniquement sur des audios contenant une très forte présence des voix chevauchantes ce qui ne simule pas du tout les conversations entendues lors d’un débat qui elles possèdent une minorité d’</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qui viennent séparer les très majoritaires tirades argumentatives des locuteurs. De ce constat, la nécessité de la segmentation de l’audio du débat qui était vue au début du projet comme optionnelle s’imposait. La détection d’</w:t>
      </w:r>
      <w:proofErr w:type="spellStart"/>
      <w:r w:rsidRPr="0095005B">
        <w:rPr>
          <w:rFonts w:asciiTheme="minorHAnsi" w:hAnsiTheme="minorHAnsi" w:cstheme="minorHAnsi"/>
          <w:sz w:val="22"/>
          <w:lang w:val="fr"/>
        </w:rPr>
        <w:t>overlap</w:t>
      </w:r>
      <w:proofErr w:type="spellEnd"/>
      <w:r w:rsidRPr="0095005B">
        <w:rPr>
          <w:rFonts w:asciiTheme="minorHAnsi" w:hAnsiTheme="minorHAnsi" w:cstheme="minorHAnsi"/>
          <w:sz w:val="22"/>
          <w:lang w:val="fr"/>
        </w:rPr>
        <w:t xml:space="preserve"> en utilisant la librairie </w:t>
      </w:r>
      <w:proofErr w:type="spellStart"/>
      <w:r w:rsidRPr="0095005B">
        <w:rPr>
          <w:rFonts w:asciiTheme="minorHAnsi" w:hAnsiTheme="minorHAnsi" w:cstheme="minorHAnsi"/>
          <w:sz w:val="22"/>
          <w:lang w:val="fr"/>
        </w:rPr>
        <w:t>pyannote</w:t>
      </w:r>
      <w:proofErr w:type="spellEnd"/>
      <w:r w:rsidRPr="0095005B">
        <w:rPr>
          <w:rFonts w:asciiTheme="minorHAnsi" w:hAnsiTheme="minorHAnsi" w:cstheme="minorHAnsi"/>
          <w:sz w:val="22"/>
          <w:lang w:val="fr"/>
        </w:rPr>
        <w:t xml:space="preserve"> permet d’extraire automatiquement les segments </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qui seront les seuls segments soumis à </w:t>
      </w:r>
      <w:proofErr w:type="spellStart"/>
      <w:r w:rsidRPr="0095005B">
        <w:rPr>
          <w:rFonts w:asciiTheme="minorHAnsi" w:hAnsiTheme="minorHAnsi" w:cstheme="minorHAnsi"/>
          <w:sz w:val="22"/>
          <w:lang w:val="fr"/>
        </w:rPr>
        <w:t>MossFormer</w:t>
      </w:r>
      <w:proofErr w:type="spellEnd"/>
      <w:r w:rsidRPr="0095005B">
        <w:rPr>
          <w:rFonts w:asciiTheme="minorHAnsi" w:hAnsiTheme="minorHAnsi" w:cstheme="minorHAnsi"/>
          <w:sz w:val="22"/>
          <w:lang w:val="fr"/>
        </w:rPr>
        <w:t xml:space="preserve"> 2 pour séparation des voix. Ce changement de design a considérablement aidé à l’amélioration des résultats de séparation des voix. </w:t>
      </w:r>
    </w:p>
    <w:p w14:paraId="55762BDC" w14:textId="58B143A4" w:rsidR="77D2F511" w:rsidRPr="0095005B" w:rsidRDefault="00D46B44" w:rsidP="00E96D01">
      <w:pPr>
        <w:spacing w:line="257" w:lineRule="auto"/>
        <w:ind w:left="-20" w:right="-20" w:firstLine="452"/>
        <w:jc w:val="both"/>
        <w:rPr>
          <w:rFonts w:asciiTheme="minorHAnsi" w:hAnsiTheme="minorHAnsi" w:cstheme="minorHAnsi"/>
        </w:rPr>
      </w:pPr>
      <w:r w:rsidRPr="0095005B">
        <w:rPr>
          <w:rFonts w:asciiTheme="minorHAnsi" w:hAnsiTheme="minorHAnsi" w:cstheme="minorHAnsi"/>
          <w:sz w:val="22"/>
          <w:lang w:val="fr"/>
        </w:rPr>
        <w:t>Un autre problème, dans la continuité de celui-ci, réside dans la détection des locuteurs pour les segments d’</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séparés. En effet, nous avons établi précédemment que, bien que nous ayons obtenu d’excellents résultats sur les données de test </w:t>
      </w:r>
      <w:proofErr w:type="spellStart"/>
      <w:r w:rsidRPr="0095005B">
        <w:rPr>
          <w:rFonts w:asciiTheme="minorHAnsi" w:hAnsiTheme="minorHAnsi" w:cstheme="minorHAnsi"/>
          <w:sz w:val="22"/>
          <w:lang w:val="fr"/>
        </w:rPr>
        <w:t>d’Alten</w:t>
      </w:r>
      <w:proofErr w:type="spellEnd"/>
      <w:r w:rsidRPr="0095005B">
        <w:rPr>
          <w:rFonts w:asciiTheme="minorHAnsi" w:hAnsiTheme="minorHAnsi" w:cstheme="minorHAnsi"/>
          <w:sz w:val="22"/>
          <w:lang w:val="fr"/>
        </w:rPr>
        <w:t xml:space="preserve">, notre modèle est moins performant sur des enregistrements de moins bonne qualité, tels que ceux des </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séparés. Effectivement, avec le choix entre 18 politiciens différents, il est souvent plus difficile pour notre modèle de détecter le seul bon choix possible lorsque les données ne sont pas adaptées. Ainsi, à l’origine, sur les 23 enregistrements d’</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séparés, nous n’avions que 12 bonnes prédictions, soit une précision de 52,2 %. De plus, pour les mauvaises prédictions, il arrivait souvent que le politicien choisi ne soit même </w:t>
      </w:r>
      <w:r w:rsidRPr="0095005B">
        <w:rPr>
          <w:rFonts w:asciiTheme="minorHAnsi" w:hAnsiTheme="minorHAnsi" w:cstheme="minorHAnsi"/>
          <w:sz w:val="22"/>
          <w:lang w:val="fr"/>
        </w:rPr>
        <w:lastRenderedPageBreak/>
        <w:t>pas présent dans le débat initial, ce qui rendait les résultats incohérents.</w:t>
      </w:r>
      <w:r w:rsidR="00E96D01" w:rsidRPr="0095005B">
        <w:rPr>
          <w:rFonts w:asciiTheme="minorHAnsi" w:hAnsiTheme="minorHAnsi" w:cstheme="minorHAnsi"/>
          <w:sz w:val="22"/>
          <w:lang w:val="fr"/>
        </w:rPr>
        <w:t xml:space="preserve"> </w:t>
      </w:r>
      <w:r w:rsidRPr="0095005B">
        <w:rPr>
          <w:rFonts w:asciiTheme="minorHAnsi" w:hAnsiTheme="minorHAnsi" w:cstheme="minorHAnsi"/>
          <w:sz w:val="22"/>
          <w:lang w:val="fr"/>
        </w:rPr>
        <w:t xml:space="preserve">Pour remédier à cela, nous avons préféré passer directement par </w:t>
      </w:r>
      <w:r w:rsidR="007B06B1" w:rsidRPr="0095005B">
        <w:rPr>
          <w:rFonts w:asciiTheme="minorHAnsi" w:hAnsiTheme="minorHAnsi" w:cstheme="minorHAnsi"/>
          <w:sz w:val="22"/>
          <w:lang w:val="fr"/>
        </w:rPr>
        <w:t>le pipeline</w:t>
      </w:r>
      <w:r w:rsidRPr="0095005B">
        <w:rPr>
          <w:rFonts w:asciiTheme="minorHAnsi" w:hAnsiTheme="minorHAnsi" w:cstheme="minorHAnsi"/>
          <w:sz w:val="22"/>
          <w:lang w:val="fr"/>
        </w:rPr>
        <w:t xml:space="preserve"> plutôt que par les modèles. En effet, nous avons décidé de faire nos prédictions sur les segments d’audio de monologues </w:t>
      </w:r>
      <w:r w:rsidR="00E96D01" w:rsidRPr="0095005B">
        <w:rPr>
          <w:rFonts w:asciiTheme="minorHAnsi" w:hAnsiTheme="minorHAnsi" w:cstheme="minorHAnsi"/>
          <w:sz w:val="22"/>
          <w:lang w:val="fr"/>
        </w:rPr>
        <w:t xml:space="preserve">en premier </w:t>
      </w:r>
      <w:r w:rsidRPr="0095005B">
        <w:rPr>
          <w:rFonts w:asciiTheme="minorHAnsi" w:hAnsiTheme="minorHAnsi" w:cstheme="minorHAnsi"/>
          <w:sz w:val="22"/>
          <w:lang w:val="fr"/>
        </w:rPr>
        <w:t>(étant des enregistrements de meilleure qualité), pour ensuite bloquer les prédictions des segments d’audio séparés aux politiciens détectés lors des monologues. Grâce à cette approche, nous n’avons plus eu de prédictions incohérentes et avons pu correctement détecter 7 des enregistrements qui n’étaient pas bons précédemment. Ainsi, nous sommes passés de 12 à 19 bonnes prédictions sur 23 enregistrements, soit une précision de 82,6 %.</w:t>
      </w:r>
      <w:r w:rsidR="77D2F511" w:rsidRPr="0095005B">
        <w:rPr>
          <w:rFonts w:asciiTheme="minorHAnsi" w:hAnsiTheme="minorHAnsi" w:cstheme="minorHAnsi"/>
          <w:sz w:val="22"/>
          <w:lang w:val="fr"/>
        </w:rPr>
        <w:t xml:space="preserve"> </w:t>
      </w:r>
    </w:p>
    <w:p w14:paraId="33BA16E8" w14:textId="75355800" w:rsidR="001307DE" w:rsidRPr="0095005B" w:rsidRDefault="77D2F511" w:rsidP="001307DE">
      <w:pPr>
        <w:spacing w:line="257" w:lineRule="auto"/>
        <w:ind w:left="-20" w:right="-20"/>
        <w:jc w:val="both"/>
        <w:rPr>
          <w:rFonts w:asciiTheme="minorHAnsi" w:hAnsiTheme="minorHAnsi" w:cstheme="minorBidi"/>
        </w:rPr>
      </w:pPr>
      <w:r w:rsidRPr="1A9C0EA9">
        <w:rPr>
          <w:rFonts w:asciiTheme="minorHAnsi" w:hAnsiTheme="minorHAnsi" w:cstheme="minorBidi"/>
          <w:sz w:val="22"/>
          <w:lang w:val="fr"/>
        </w:rPr>
        <w:t xml:space="preserve"> </w:t>
      </w:r>
    </w:p>
    <w:p w14:paraId="4C5A3870" w14:textId="60E9BCE6" w:rsidR="77D2F511" w:rsidRPr="00075981" w:rsidRDefault="77D2F511" w:rsidP="00994ECC">
      <w:pPr>
        <w:pStyle w:val="Titre1"/>
        <w:numPr>
          <w:ilvl w:val="0"/>
          <w:numId w:val="13"/>
        </w:numPr>
        <w:rPr>
          <w:rFonts w:asciiTheme="minorHAnsi" w:eastAsia="Calibri Light" w:hAnsiTheme="minorHAnsi" w:cstheme="minorHAnsi"/>
          <w:sz w:val="32"/>
          <w:szCs w:val="32"/>
        </w:rPr>
      </w:pPr>
      <w:r w:rsidRPr="00075981">
        <w:rPr>
          <w:rFonts w:asciiTheme="minorHAnsi" w:eastAsia="Calibri Light" w:hAnsiTheme="minorHAnsi" w:cstheme="minorHAnsi"/>
          <w:sz w:val="32"/>
          <w:szCs w:val="32"/>
        </w:rPr>
        <w:t xml:space="preserve">Document d’architecture technique </w:t>
      </w:r>
    </w:p>
    <w:p w14:paraId="432223FB" w14:textId="0E02BA61" w:rsidR="77D2F511" w:rsidRPr="0095005B" w:rsidRDefault="77D2F511" w:rsidP="77D2F511">
      <w:pPr>
        <w:spacing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100487D3" w14:textId="0904A287" w:rsidR="77D2F511" w:rsidRPr="0095005B" w:rsidRDefault="77D2F511" w:rsidP="00327B00">
      <w:pPr>
        <w:pStyle w:val="Titre2"/>
        <w:numPr>
          <w:ilvl w:val="0"/>
          <w:numId w:val="0"/>
        </w:numPr>
        <w:ind w:left="360"/>
        <w:rPr>
          <w:rFonts w:asciiTheme="minorHAnsi" w:eastAsia="Calibri Light" w:hAnsiTheme="minorHAnsi" w:cstheme="minorHAnsi"/>
        </w:rPr>
      </w:pPr>
      <w:r w:rsidRPr="0095005B">
        <w:rPr>
          <w:rFonts w:asciiTheme="minorHAnsi" w:eastAsia="Calibri Light" w:hAnsiTheme="minorHAnsi" w:cstheme="minorHAnsi"/>
        </w:rPr>
        <w:t xml:space="preserve">Objectifs du système </w:t>
      </w:r>
    </w:p>
    <w:p w14:paraId="7DBAF196" w14:textId="4F07BC5D" w:rsidR="77D2F511" w:rsidRPr="0095005B" w:rsidRDefault="77D2F511" w:rsidP="77D2F511">
      <w:pPr>
        <w:spacing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6E9083F2" w14:textId="4A1B285E" w:rsidR="77D2F511" w:rsidRPr="0095005B" w:rsidRDefault="77D2F511" w:rsidP="77D2F511">
      <w:pPr>
        <w:spacing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61C2A077" w14:textId="7F920663"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Le système a pour objectif d’identifier les locuteurs d’un débat politique et de transcrire leur discours à partir d’un fichier audio de format WAV. Pour ce faire, le système doit passer par plusieurs étapes nécessaires :</w:t>
      </w:r>
    </w:p>
    <w:p w14:paraId="28BC1EBD" w14:textId="7023C8B8"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 xml:space="preserve">Segmentation de l’audio en performant la </w:t>
      </w:r>
      <w:proofErr w:type="spellStart"/>
      <w:r w:rsidRPr="0095005B">
        <w:rPr>
          <w:rFonts w:asciiTheme="minorHAnsi" w:hAnsiTheme="minorHAnsi" w:cstheme="minorHAnsi"/>
          <w:szCs w:val="20"/>
          <w:lang w:val="fr"/>
        </w:rPr>
        <w:t>diarisation</w:t>
      </w:r>
      <w:proofErr w:type="spellEnd"/>
      <w:r w:rsidRPr="0095005B">
        <w:rPr>
          <w:rFonts w:asciiTheme="minorHAnsi" w:hAnsiTheme="minorHAnsi" w:cstheme="minorHAnsi"/>
          <w:szCs w:val="20"/>
          <w:lang w:val="fr"/>
        </w:rPr>
        <w:t xml:space="preserve"> et la détection des </w:t>
      </w:r>
      <w:proofErr w:type="spellStart"/>
      <w:r w:rsidRPr="0095005B">
        <w:rPr>
          <w:rFonts w:asciiTheme="minorHAnsi" w:hAnsiTheme="minorHAnsi" w:cstheme="minorHAnsi"/>
          <w:szCs w:val="20"/>
          <w:lang w:val="fr"/>
        </w:rPr>
        <w:t>overlaps</w:t>
      </w:r>
      <w:proofErr w:type="spellEnd"/>
      <w:r w:rsidRPr="0095005B">
        <w:rPr>
          <w:rFonts w:asciiTheme="minorHAnsi" w:hAnsiTheme="minorHAnsi" w:cstheme="minorHAnsi"/>
          <w:szCs w:val="20"/>
          <w:lang w:val="fr"/>
        </w:rPr>
        <w:t xml:space="preserve"> (segments dans lesquels deux locuteurs parlent en même temps).</w:t>
      </w:r>
    </w:p>
    <w:p w14:paraId="0A4FE660" w14:textId="4C3FA055"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Détection des segments monologues (segments dans lesquels un orateur parle seul sans être interrompu)</w:t>
      </w:r>
    </w:p>
    <w:p w14:paraId="608129EC" w14:textId="338AB5D2"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 xml:space="preserve">Extraction des segments monologues de chaque locuteur et des segments </w:t>
      </w:r>
      <w:proofErr w:type="spellStart"/>
      <w:r w:rsidRPr="0095005B">
        <w:rPr>
          <w:rFonts w:asciiTheme="minorHAnsi" w:hAnsiTheme="minorHAnsi" w:cstheme="minorHAnsi"/>
          <w:szCs w:val="20"/>
          <w:lang w:val="fr"/>
        </w:rPr>
        <w:t>overlaps</w:t>
      </w:r>
      <w:proofErr w:type="spellEnd"/>
      <w:r w:rsidRPr="0095005B">
        <w:rPr>
          <w:rFonts w:asciiTheme="minorHAnsi" w:hAnsiTheme="minorHAnsi" w:cstheme="minorHAnsi"/>
          <w:szCs w:val="20"/>
          <w:lang w:val="fr"/>
        </w:rPr>
        <w:t xml:space="preserve"> </w:t>
      </w:r>
    </w:p>
    <w:p w14:paraId="76F42B90" w14:textId="39F6930C"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 xml:space="preserve">Séparation des segments </w:t>
      </w:r>
      <w:proofErr w:type="spellStart"/>
      <w:r w:rsidRPr="0095005B">
        <w:rPr>
          <w:rFonts w:asciiTheme="minorHAnsi" w:hAnsiTheme="minorHAnsi" w:cstheme="minorHAnsi"/>
          <w:szCs w:val="20"/>
          <w:lang w:val="fr"/>
        </w:rPr>
        <w:t>overlaps</w:t>
      </w:r>
      <w:proofErr w:type="spellEnd"/>
      <w:r w:rsidRPr="0095005B">
        <w:rPr>
          <w:rFonts w:asciiTheme="minorHAnsi" w:hAnsiTheme="minorHAnsi" w:cstheme="minorHAnsi"/>
          <w:szCs w:val="20"/>
          <w:lang w:val="fr"/>
        </w:rPr>
        <w:t xml:space="preserve"> </w:t>
      </w:r>
    </w:p>
    <w:p w14:paraId="202DD12C" w14:textId="6EDF72F6"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Identification des locuteurs</w:t>
      </w:r>
    </w:p>
    <w:p w14:paraId="4FDC4F63" w14:textId="1CDACEDC"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Transcription de l’audio</w:t>
      </w:r>
    </w:p>
    <w:p w14:paraId="5A74F43D" w14:textId="0C07FF38" w:rsidR="77D2F511" w:rsidRPr="0095005B" w:rsidRDefault="77D2F511" w:rsidP="77D2F511">
      <w:pPr>
        <w:spacing w:line="257" w:lineRule="auto"/>
        <w:ind w:left="-20" w:right="-20"/>
        <w:jc w:val="both"/>
        <w:rPr>
          <w:rFonts w:asciiTheme="minorHAnsi" w:hAnsiTheme="minorHAnsi" w:cstheme="minorBidi"/>
          <w:sz w:val="22"/>
          <w:lang w:val="fr"/>
        </w:rPr>
      </w:pPr>
    </w:p>
    <w:p w14:paraId="59820263" w14:textId="4A07B89C" w:rsidR="77D2F511" w:rsidRPr="0095005B" w:rsidRDefault="77D2F511" w:rsidP="77D2F511">
      <w:pPr>
        <w:spacing w:line="257" w:lineRule="auto"/>
        <w:ind w:left="-20" w:right="-20"/>
        <w:jc w:val="both"/>
        <w:rPr>
          <w:rFonts w:asciiTheme="minorHAnsi" w:hAnsiTheme="minorHAnsi" w:cstheme="minorBidi"/>
        </w:rPr>
      </w:pPr>
      <w:r w:rsidRPr="1A9C0EA9">
        <w:rPr>
          <w:rFonts w:asciiTheme="minorHAnsi" w:hAnsiTheme="minorHAnsi" w:cstheme="minorBidi"/>
          <w:sz w:val="22"/>
          <w:lang w:val="fr"/>
        </w:rPr>
        <w:t xml:space="preserve">Les critères de performances attendus sont la précision des modèles de </w:t>
      </w:r>
      <w:proofErr w:type="spellStart"/>
      <w:r w:rsidRPr="1A9C0EA9">
        <w:rPr>
          <w:rFonts w:asciiTheme="minorHAnsi" w:hAnsiTheme="minorHAnsi" w:cstheme="minorBidi"/>
          <w:sz w:val="22"/>
          <w:lang w:val="fr"/>
        </w:rPr>
        <w:t>diarisation</w:t>
      </w:r>
      <w:proofErr w:type="spellEnd"/>
      <w:r w:rsidRPr="1A9C0EA9">
        <w:rPr>
          <w:rFonts w:asciiTheme="minorHAnsi" w:hAnsiTheme="minorHAnsi" w:cstheme="minorBidi"/>
          <w:sz w:val="22"/>
          <w:lang w:val="fr"/>
        </w:rPr>
        <w:t xml:space="preserve">, de détection des </w:t>
      </w:r>
      <w:proofErr w:type="spellStart"/>
      <w:r w:rsidRPr="1A9C0EA9">
        <w:rPr>
          <w:rFonts w:asciiTheme="minorHAnsi" w:hAnsiTheme="minorHAnsi" w:cstheme="minorBidi"/>
          <w:sz w:val="22"/>
          <w:lang w:val="fr"/>
        </w:rPr>
        <w:t>overlaps</w:t>
      </w:r>
      <w:proofErr w:type="spellEnd"/>
      <w:r w:rsidRPr="1A9C0EA9">
        <w:rPr>
          <w:rFonts w:asciiTheme="minorHAnsi" w:hAnsiTheme="minorHAnsi" w:cstheme="minorBidi"/>
          <w:sz w:val="22"/>
          <w:lang w:val="fr"/>
        </w:rPr>
        <w:t>, de séparation de voix, d’identification des locuteurs et de transcription Speech-To-</w:t>
      </w:r>
      <w:proofErr w:type="spellStart"/>
      <w:r w:rsidRPr="1A9C0EA9">
        <w:rPr>
          <w:rFonts w:asciiTheme="minorHAnsi" w:hAnsiTheme="minorHAnsi" w:cstheme="minorBidi"/>
          <w:sz w:val="22"/>
          <w:lang w:val="fr"/>
        </w:rPr>
        <w:t>Text</w:t>
      </w:r>
      <w:proofErr w:type="spellEnd"/>
      <w:r w:rsidRPr="1A9C0EA9">
        <w:rPr>
          <w:rFonts w:asciiTheme="minorHAnsi" w:hAnsiTheme="minorHAnsi" w:cstheme="minorBidi"/>
          <w:sz w:val="22"/>
          <w:lang w:val="fr"/>
        </w:rPr>
        <w:t>.</w:t>
      </w:r>
    </w:p>
    <w:p w14:paraId="785B6046" w14:textId="7DF140EF" w:rsidR="77D2F511" w:rsidRPr="0095005B" w:rsidRDefault="77D2F511" w:rsidP="00C75268">
      <w:pPr>
        <w:pStyle w:val="Titre2"/>
        <w:numPr>
          <w:ilvl w:val="0"/>
          <w:numId w:val="0"/>
        </w:numPr>
        <w:rPr>
          <w:rFonts w:asciiTheme="minorHAnsi" w:eastAsia="Calibri Light" w:hAnsiTheme="minorHAnsi" w:cstheme="minorHAnsi"/>
        </w:rPr>
      </w:pPr>
      <w:r w:rsidRPr="0095005B">
        <w:rPr>
          <w:rFonts w:asciiTheme="minorHAnsi" w:eastAsia="Calibri Light" w:hAnsiTheme="minorHAnsi" w:cstheme="minorHAnsi"/>
        </w:rPr>
        <w:t>Principaux composants du système</w:t>
      </w:r>
    </w:p>
    <w:p w14:paraId="1D762F01" w14:textId="3EC16A04"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 </w:t>
      </w:r>
    </w:p>
    <w:p w14:paraId="7F9EFBE0" w14:textId="5D6049B0"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Les principaux composants du système sont :</w:t>
      </w:r>
    </w:p>
    <w:p w14:paraId="370FC0F3" w14:textId="33A748A9"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 xml:space="preserve">Les pipelines pré entrainées de </w:t>
      </w:r>
      <w:proofErr w:type="spellStart"/>
      <w:r w:rsidRPr="0095005B">
        <w:rPr>
          <w:rFonts w:asciiTheme="minorHAnsi" w:hAnsiTheme="minorHAnsi" w:cstheme="minorHAnsi"/>
          <w:szCs w:val="20"/>
          <w:lang w:val="fr"/>
        </w:rPr>
        <w:t>diarisation</w:t>
      </w:r>
      <w:proofErr w:type="spellEnd"/>
      <w:r w:rsidRPr="0095005B">
        <w:rPr>
          <w:rFonts w:asciiTheme="minorHAnsi" w:hAnsiTheme="minorHAnsi" w:cstheme="minorHAnsi"/>
          <w:szCs w:val="20"/>
          <w:lang w:val="fr"/>
        </w:rPr>
        <w:t xml:space="preserve"> et de détection des </w:t>
      </w:r>
      <w:proofErr w:type="spellStart"/>
      <w:r w:rsidRPr="0095005B">
        <w:rPr>
          <w:rFonts w:asciiTheme="minorHAnsi" w:hAnsiTheme="minorHAnsi" w:cstheme="minorHAnsi"/>
          <w:szCs w:val="20"/>
          <w:lang w:val="fr"/>
        </w:rPr>
        <w:t>overlaps</w:t>
      </w:r>
      <w:proofErr w:type="spellEnd"/>
      <w:r w:rsidRPr="0095005B">
        <w:rPr>
          <w:rFonts w:asciiTheme="minorHAnsi" w:hAnsiTheme="minorHAnsi" w:cstheme="minorHAnsi"/>
          <w:szCs w:val="20"/>
          <w:lang w:val="fr"/>
        </w:rPr>
        <w:t xml:space="preserve"> de la librairie </w:t>
      </w:r>
      <w:proofErr w:type="spellStart"/>
      <w:r w:rsidRPr="0095005B">
        <w:rPr>
          <w:rFonts w:asciiTheme="minorHAnsi" w:hAnsiTheme="minorHAnsi" w:cstheme="minorHAnsi"/>
          <w:szCs w:val="20"/>
          <w:lang w:val="fr"/>
        </w:rPr>
        <w:t>pyannote</w:t>
      </w:r>
      <w:proofErr w:type="spellEnd"/>
      <w:r w:rsidRPr="0095005B">
        <w:rPr>
          <w:rFonts w:asciiTheme="minorHAnsi" w:hAnsiTheme="minorHAnsi" w:cstheme="minorHAnsi"/>
          <w:szCs w:val="20"/>
          <w:lang w:val="fr"/>
        </w:rPr>
        <w:t xml:space="preserve"> </w:t>
      </w:r>
    </w:p>
    <w:p w14:paraId="0F846317" w14:textId="460C27B3"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Le module de détection des monologues</w:t>
      </w:r>
    </w:p>
    <w:p w14:paraId="4B8DF802" w14:textId="467D6EDA"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 xml:space="preserve">La pipeline pré entrainée du modèle de séparation de voix </w:t>
      </w:r>
      <w:proofErr w:type="spellStart"/>
      <w:r w:rsidRPr="0095005B">
        <w:rPr>
          <w:rFonts w:asciiTheme="minorHAnsi" w:hAnsiTheme="minorHAnsi" w:cstheme="minorHAnsi"/>
          <w:szCs w:val="20"/>
          <w:lang w:val="fr"/>
        </w:rPr>
        <w:t>MossFormer</w:t>
      </w:r>
      <w:proofErr w:type="spellEnd"/>
      <w:r w:rsidRPr="0095005B">
        <w:rPr>
          <w:rFonts w:asciiTheme="minorHAnsi" w:hAnsiTheme="minorHAnsi" w:cstheme="minorHAnsi"/>
          <w:szCs w:val="20"/>
          <w:lang w:val="fr"/>
        </w:rPr>
        <w:t xml:space="preserve"> 2</w:t>
      </w:r>
    </w:p>
    <w:p w14:paraId="74089351" w14:textId="10F790F8"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r w:rsidRPr="0095005B">
        <w:rPr>
          <w:rFonts w:asciiTheme="minorHAnsi" w:hAnsiTheme="minorHAnsi" w:cstheme="minorHAnsi"/>
          <w:szCs w:val="20"/>
          <w:lang w:val="fr"/>
        </w:rPr>
        <w:t>Le modèle d’identi</w:t>
      </w:r>
      <w:r w:rsidR="00F0328A" w:rsidRPr="0095005B">
        <w:rPr>
          <w:rFonts w:asciiTheme="minorHAnsi" w:hAnsiTheme="minorHAnsi" w:cstheme="minorHAnsi"/>
          <w:szCs w:val="20"/>
          <w:lang w:val="fr"/>
        </w:rPr>
        <w:t>fi</w:t>
      </w:r>
      <w:r w:rsidRPr="0095005B">
        <w:rPr>
          <w:rFonts w:asciiTheme="minorHAnsi" w:hAnsiTheme="minorHAnsi" w:cstheme="minorHAnsi"/>
          <w:szCs w:val="20"/>
          <w:lang w:val="fr"/>
        </w:rPr>
        <w:t xml:space="preserve">cation des locuteurs </w:t>
      </w:r>
    </w:p>
    <w:p w14:paraId="0966C538" w14:textId="3734836E" w:rsidR="77D2F511" w:rsidRPr="0095005B" w:rsidRDefault="77D2F511" w:rsidP="00994ECC">
      <w:pPr>
        <w:pStyle w:val="Paragraphedeliste"/>
        <w:numPr>
          <w:ilvl w:val="0"/>
          <w:numId w:val="3"/>
        </w:numPr>
        <w:spacing w:after="0"/>
        <w:jc w:val="both"/>
        <w:rPr>
          <w:rFonts w:asciiTheme="minorHAnsi" w:hAnsiTheme="minorHAnsi" w:cstheme="minorHAnsi"/>
          <w:szCs w:val="20"/>
          <w:lang w:val="en-US"/>
        </w:rPr>
      </w:pPr>
      <w:r w:rsidRPr="0095005B">
        <w:rPr>
          <w:rFonts w:asciiTheme="minorHAnsi" w:hAnsiTheme="minorHAnsi" w:cstheme="minorHAnsi"/>
          <w:szCs w:val="20"/>
          <w:lang w:val="en-US"/>
        </w:rPr>
        <w:t xml:space="preserve">L’ API de Google de transcription Speech-To-Text  </w:t>
      </w:r>
    </w:p>
    <w:p w14:paraId="6C3FC845" w14:textId="77C06F3A"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en-US"/>
        </w:rPr>
        <w:t xml:space="preserve"> </w:t>
      </w:r>
    </w:p>
    <w:p w14:paraId="027973FE" w14:textId="3658FEE9" w:rsidR="77D2F511" w:rsidRPr="0095005B" w:rsidRDefault="77D2F511" w:rsidP="1BA8BD2D">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Chaque composant permet d’accomplir une des étapes décrite dans la partie ci-dessus. </w:t>
      </w:r>
      <w:r w:rsidR="4A34378F" w:rsidRPr="0095005B">
        <w:rPr>
          <w:rFonts w:asciiTheme="minorHAnsi" w:hAnsiTheme="minorHAnsi" w:cstheme="minorHAnsi"/>
          <w:sz w:val="22"/>
          <w:lang w:val="fr"/>
        </w:rPr>
        <w:t>Le modèle</w:t>
      </w:r>
      <w:r w:rsidR="535FD718" w:rsidRPr="0095005B">
        <w:rPr>
          <w:rFonts w:asciiTheme="minorHAnsi" w:hAnsiTheme="minorHAnsi" w:cstheme="minorHAnsi"/>
          <w:sz w:val="22"/>
          <w:lang w:val="fr"/>
        </w:rPr>
        <w:t xml:space="preserve"> </w:t>
      </w:r>
      <w:proofErr w:type="spellStart"/>
      <w:r w:rsidR="1C408BE3" w:rsidRPr="0095005B">
        <w:rPr>
          <w:rFonts w:asciiTheme="minorHAnsi" w:hAnsiTheme="minorHAnsi" w:cstheme="minorHAnsi"/>
          <w:sz w:val="22"/>
          <w:lang w:val="fr"/>
        </w:rPr>
        <w:t>MossForrmer</w:t>
      </w:r>
      <w:proofErr w:type="spellEnd"/>
      <w:r w:rsidR="4A34378F" w:rsidRPr="0095005B">
        <w:rPr>
          <w:rFonts w:asciiTheme="minorHAnsi" w:hAnsiTheme="minorHAnsi" w:cstheme="minorHAnsi"/>
          <w:sz w:val="22"/>
          <w:lang w:val="fr"/>
        </w:rPr>
        <w:t xml:space="preserve"> </w:t>
      </w:r>
      <w:r w:rsidR="4162F7B1" w:rsidRPr="0095005B">
        <w:rPr>
          <w:rFonts w:asciiTheme="minorHAnsi" w:hAnsiTheme="minorHAnsi" w:cstheme="minorHAnsi"/>
          <w:sz w:val="22"/>
          <w:lang w:val="fr"/>
        </w:rPr>
        <w:t>2</w:t>
      </w:r>
      <w:r w:rsidR="1BA8BD2D" w:rsidRPr="0095005B">
        <w:rPr>
          <w:rFonts w:asciiTheme="minorHAnsi" w:hAnsiTheme="minorHAnsi" w:cstheme="minorHAnsi"/>
          <w:sz w:val="22"/>
          <w:lang w:val="fr"/>
        </w:rPr>
        <w:t xml:space="preserve"> adopte l’architecture encoder-</w:t>
      </w:r>
      <w:proofErr w:type="spellStart"/>
      <w:r w:rsidR="1BA8BD2D" w:rsidRPr="0095005B">
        <w:rPr>
          <w:rFonts w:asciiTheme="minorHAnsi" w:hAnsiTheme="minorHAnsi" w:cstheme="minorHAnsi"/>
          <w:sz w:val="22"/>
          <w:lang w:val="fr"/>
        </w:rPr>
        <w:t>decoder</w:t>
      </w:r>
      <w:proofErr w:type="spellEnd"/>
      <w:r w:rsidR="1BA8BD2D" w:rsidRPr="0095005B">
        <w:rPr>
          <w:rFonts w:asciiTheme="minorHAnsi" w:hAnsiTheme="minorHAnsi" w:cstheme="minorHAnsi"/>
          <w:sz w:val="22"/>
          <w:lang w:val="fr"/>
        </w:rPr>
        <w:t xml:space="preserve"> propre aux </w:t>
      </w:r>
      <w:proofErr w:type="spellStart"/>
      <w:r w:rsidR="1BA8BD2D" w:rsidRPr="0095005B">
        <w:rPr>
          <w:rFonts w:asciiTheme="minorHAnsi" w:hAnsiTheme="minorHAnsi" w:cstheme="minorHAnsi"/>
          <w:sz w:val="22"/>
          <w:lang w:val="fr"/>
        </w:rPr>
        <w:t>transformers</w:t>
      </w:r>
      <w:proofErr w:type="spellEnd"/>
      <w:r w:rsidR="1BA8BD2D" w:rsidRPr="0095005B">
        <w:rPr>
          <w:rFonts w:asciiTheme="minorHAnsi" w:hAnsiTheme="minorHAnsi" w:cstheme="minorHAnsi"/>
          <w:sz w:val="22"/>
          <w:lang w:val="fr"/>
        </w:rPr>
        <w:t xml:space="preserve">. L’encoder encode le </w:t>
      </w:r>
      <w:r w:rsidR="1BA8BD2D" w:rsidRPr="0095005B">
        <w:rPr>
          <w:rFonts w:asciiTheme="minorHAnsi" w:hAnsiTheme="minorHAnsi" w:cstheme="minorHAnsi"/>
          <w:sz w:val="22"/>
          <w:lang w:val="fr"/>
        </w:rPr>
        <w:lastRenderedPageBreak/>
        <w:t xml:space="preserve">signal d’entrée en extrait les </w:t>
      </w:r>
      <w:proofErr w:type="spellStart"/>
      <w:r w:rsidR="1BA8BD2D" w:rsidRPr="0095005B">
        <w:rPr>
          <w:rFonts w:asciiTheme="minorHAnsi" w:hAnsiTheme="minorHAnsi" w:cstheme="minorHAnsi"/>
          <w:sz w:val="22"/>
          <w:lang w:val="fr"/>
        </w:rPr>
        <w:t>features</w:t>
      </w:r>
      <w:proofErr w:type="spellEnd"/>
      <w:r w:rsidR="1BA8BD2D" w:rsidRPr="0095005B">
        <w:rPr>
          <w:rFonts w:asciiTheme="minorHAnsi" w:hAnsiTheme="minorHAnsi" w:cstheme="minorHAnsi"/>
          <w:sz w:val="22"/>
          <w:lang w:val="fr"/>
        </w:rPr>
        <w:t xml:space="preserve"> les plus importantes grâce à une convolution 1D. Le </w:t>
      </w:r>
      <w:proofErr w:type="spellStart"/>
      <w:r w:rsidR="1BA8BD2D" w:rsidRPr="0095005B">
        <w:rPr>
          <w:rFonts w:asciiTheme="minorHAnsi" w:hAnsiTheme="minorHAnsi" w:cstheme="minorHAnsi"/>
          <w:sz w:val="22"/>
          <w:lang w:val="fr"/>
        </w:rPr>
        <w:t>decoder</w:t>
      </w:r>
      <w:proofErr w:type="spellEnd"/>
      <w:r w:rsidR="1BA8BD2D" w:rsidRPr="0095005B">
        <w:rPr>
          <w:rFonts w:asciiTheme="minorHAnsi" w:hAnsiTheme="minorHAnsi" w:cstheme="minorHAnsi"/>
          <w:sz w:val="22"/>
          <w:lang w:val="fr"/>
        </w:rPr>
        <w:t xml:space="preserve"> performe l’opération inverse et reconstruit le signal de base en utilisant une convolution layer transposée. La séparation se fait grâce aux blocs </w:t>
      </w:r>
      <w:proofErr w:type="spellStart"/>
      <w:r w:rsidR="1BA8BD2D" w:rsidRPr="0095005B">
        <w:rPr>
          <w:rFonts w:asciiTheme="minorHAnsi" w:hAnsiTheme="minorHAnsi" w:cstheme="minorHAnsi"/>
          <w:sz w:val="22"/>
          <w:lang w:val="fr"/>
        </w:rPr>
        <w:t>MossFormer</w:t>
      </w:r>
      <w:proofErr w:type="spellEnd"/>
      <w:r w:rsidR="1BA8BD2D" w:rsidRPr="0095005B">
        <w:rPr>
          <w:rFonts w:asciiTheme="minorHAnsi" w:hAnsiTheme="minorHAnsi" w:cstheme="minorHAnsi"/>
          <w:sz w:val="22"/>
          <w:lang w:val="fr"/>
        </w:rPr>
        <w:t xml:space="preserve"> et </w:t>
      </w:r>
      <w:proofErr w:type="spellStart"/>
      <w:r w:rsidR="1BA8BD2D" w:rsidRPr="0095005B">
        <w:rPr>
          <w:rFonts w:asciiTheme="minorHAnsi" w:hAnsiTheme="minorHAnsi" w:cstheme="minorHAnsi"/>
          <w:sz w:val="22"/>
          <w:lang w:val="fr"/>
        </w:rPr>
        <w:t>Recurrent</w:t>
      </w:r>
      <w:proofErr w:type="spellEnd"/>
      <w:r w:rsidR="1BA8BD2D" w:rsidRPr="0095005B">
        <w:rPr>
          <w:rFonts w:asciiTheme="minorHAnsi" w:hAnsiTheme="minorHAnsi" w:cstheme="minorHAnsi"/>
          <w:sz w:val="22"/>
          <w:lang w:val="fr"/>
        </w:rPr>
        <w:t xml:space="preserve">. Le module </w:t>
      </w:r>
      <w:proofErr w:type="spellStart"/>
      <w:r w:rsidR="1BA8BD2D" w:rsidRPr="0095005B">
        <w:rPr>
          <w:rFonts w:asciiTheme="minorHAnsi" w:hAnsiTheme="minorHAnsi" w:cstheme="minorHAnsi"/>
          <w:sz w:val="22"/>
          <w:lang w:val="fr"/>
        </w:rPr>
        <w:t>MossFormer</w:t>
      </w:r>
      <w:proofErr w:type="spellEnd"/>
      <w:r w:rsidR="1BA8BD2D" w:rsidRPr="0095005B">
        <w:rPr>
          <w:rFonts w:asciiTheme="minorHAnsi" w:hAnsiTheme="minorHAnsi" w:cstheme="minorHAnsi"/>
          <w:sz w:val="22"/>
          <w:lang w:val="fr"/>
        </w:rPr>
        <w:t xml:space="preserve"> utilise le principe de self-attention pour capturer les dépendances lointaines tandis que le module </w:t>
      </w:r>
      <w:proofErr w:type="spellStart"/>
      <w:r w:rsidR="1BA8BD2D" w:rsidRPr="0095005B">
        <w:rPr>
          <w:rFonts w:asciiTheme="minorHAnsi" w:hAnsiTheme="minorHAnsi" w:cstheme="minorHAnsi"/>
          <w:sz w:val="22"/>
          <w:lang w:val="fr"/>
        </w:rPr>
        <w:t>Recurrent</w:t>
      </w:r>
      <w:proofErr w:type="spellEnd"/>
      <w:r w:rsidR="1BA8BD2D" w:rsidRPr="0095005B">
        <w:rPr>
          <w:rFonts w:asciiTheme="minorHAnsi" w:hAnsiTheme="minorHAnsi" w:cstheme="minorHAnsi"/>
          <w:sz w:val="22"/>
          <w:lang w:val="fr"/>
        </w:rPr>
        <w:t xml:space="preserve"> capture les relations localisées entre les éléments de la séquence. Un réseau de masque qui utilise des filtres de convolution est utilisé pour séparer les signaux. </w:t>
      </w:r>
    </w:p>
    <w:p w14:paraId="74DC435D" w14:textId="7E763FBB" w:rsidR="77D2F511" w:rsidRPr="0095005B" w:rsidRDefault="4A34378F"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Le</w:t>
      </w:r>
      <w:r w:rsidR="7F0E7605" w:rsidRPr="0095005B">
        <w:rPr>
          <w:rFonts w:asciiTheme="minorHAnsi" w:hAnsiTheme="minorHAnsi" w:cstheme="minorHAnsi"/>
          <w:sz w:val="22"/>
          <w:lang w:val="fr"/>
        </w:rPr>
        <w:t xml:space="preserve"> modèle d’identification</w:t>
      </w:r>
      <w:r w:rsidR="24581DDA" w:rsidRPr="0095005B">
        <w:rPr>
          <w:rFonts w:asciiTheme="minorHAnsi" w:hAnsiTheme="minorHAnsi" w:cstheme="minorHAnsi"/>
          <w:sz w:val="22"/>
          <w:lang w:val="fr"/>
        </w:rPr>
        <w:t xml:space="preserve"> </w:t>
      </w:r>
      <w:r w:rsidR="7F0E7605" w:rsidRPr="0095005B">
        <w:rPr>
          <w:rFonts w:asciiTheme="minorHAnsi" w:hAnsiTheme="minorHAnsi" w:cstheme="minorHAnsi"/>
          <w:sz w:val="22"/>
          <w:lang w:val="fr"/>
        </w:rPr>
        <w:t>est basé sur des fonctions Sinc, conçus spécifiquement pour s’adapter aux signaux audios, et qui implémentent des filtres passe-bande.</w:t>
      </w:r>
      <w:r w:rsidR="5A6D0E70" w:rsidRPr="0095005B">
        <w:rPr>
          <w:rFonts w:asciiTheme="minorHAnsi" w:hAnsiTheme="minorHAnsi" w:cstheme="minorHAnsi"/>
          <w:sz w:val="22"/>
          <w:lang w:val="fr"/>
        </w:rPr>
        <w:t xml:space="preserve"> </w:t>
      </w:r>
      <w:r w:rsidR="4FF90DC5" w:rsidRPr="0095005B">
        <w:rPr>
          <w:rFonts w:asciiTheme="minorHAnsi" w:hAnsiTheme="minorHAnsi" w:cstheme="minorHAnsi"/>
          <w:sz w:val="22"/>
          <w:lang w:val="fr"/>
        </w:rPr>
        <w:t>Il permet d’analyser</w:t>
      </w:r>
      <w:r w:rsidR="530B6BBA" w:rsidRPr="0095005B">
        <w:rPr>
          <w:rFonts w:asciiTheme="minorHAnsi" w:hAnsiTheme="minorHAnsi" w:cstheme="minorHAnsi"/>
          <w:sz w:val="22"/>
          <w:lang w:val="fr"/>
        </w:rPr>
        <w:t xml:space="preserve"> les différentes fréquences qui composent le signal sonore</w:t>
      </w:r>
      <w:r w:rsidR="10D7677F" w:rsidRPr="0095005B">
        <w:rPr>
          <w:rFonts w:asciiTheme="minorHAnsi" w:hAnsiTheme="minorHAnsi" w:cstheme="minorHAnsi"/>
          <w:sz w:val="22"/>
          <w:lang w:val="fr"/>
        </w:rPr>
        <w:t>.</w:t>
      </w:r>
      <w:r w:rsidR="34297D86" w:rsidRPr="0095005B">
        <w:rPr>
          <w:rFonts w:asciiTheme="minorHAnsi" w:hAnsiTheme="minorHAnsi" w:cstheme="minorHAnsi"/>
          <w:sz w:val="22"/>
          <w:lang w:val="fr"/>
        </w:rPr>
        <w:t xml:space="preserve"> </w:t>
      </w:r>
      <w:r w:rsidR="134FFD85" w:rsidRPr="0095005B">
        <w:rPr>
          <w:rFonts w:asciiTheme="minorHAnsi" w:hAnsiTheme="minorHAnsi" w:cstheme="minorHAnsi"/>
          <w:sz w:val="22"/>
          <w:lang w:val="fr"/>
        </w:rPr>
        <w:t xml:space="preserve">La première couche du modèle </w:t>
      </w:r>
      <w:proofErr w:type="spellStart"/>
      <w:r w:rsidR="134FFD85" w:rsidRPr="0095005B">
        <w:rPr>
          <w:rFonts w:asciiTheme="minorHAnsi" w:hAnsiTheme="minorHAnsi" w:cstheme="minorHAnsi"/>
          <w:sz w:val="22"/>
          <w:lang w:val="fr"/>
        </w:rPr>
        <w:t>SincNet</w:t>
      </w:r>
      <w:proofErr w:type="spellEnd"/>
      <w:r w:rsidR="134FFD85" w:rsidRPr="0095005B">
        <w:rPr>
          <w:rFonts w:asciiTheme="minorHAnsi" w:hAnsiTheme="minorHAnsi" w:cstheme="minorHAnsi"/>
          <w:sz w:val="22"/>
          <w:lang w:val="fr"/>
        </w:rPr>
        <w:t xml:space="preserve"> que nous appliquons en entrée à notre signal sonore, permet par un apprentissage automatique de trouver les meilleurs filtres passe-bande à </w:t>
      </w:r>
      <w:r w:rsidR="07509E02" w:rsidRPr="0095005B">
        <w:rPr>
          <w:rFonts w:asciiTheme="minorHAnsi" w:hAnsiTheme="minorHAnsi" w:cstheme="minorHAnsi"/>
          <w:sz w:val="22"/>
          <w:lang w:val="fr"/>
        </w:rPr>
        <w:t>appliquer</w:t>
      </w:r>
      <w:r w:rsidR="2C7309D0" w:rsidRPr="0095005B">
        <w:rPr>
          <w:rFonts w:asciiTheme="minorHAnsi" w:hAnsiTheme="minorHAnsi" w:cstheme="minorHAnsi"/>
          <w:sz w:val="22"/>
          <w:lang w:val="fr"/>
        </w:rPr>
        <w:t xml:space="preserve">. </w:t>
      </w:r>
      <w:r w:rsidR="16DC6F47" w:rsidRPr="0095005B">
        <w:rPr>
          <w:rFonts w:asciiTheme="minorHAnsi" w:hAnsiTheme="minorHAnsi" w:cstheme="minorHAnsi"/>
          <w:sz w:val="22"/>
          <w:lang w:val="fr"/>
        </w:rPr>
        <w:t xml:space="preserve">Une série de filtre est utilisé pour </w:t>
      </w:r>
      <w:r w:rsidR="666D9CE3" w:rsidRPr="0095005B">
        <w:rPr>
          <w:rFonts w:asciiTheme="minorHAnsi" w:hAnsiTheme="minorHAnsi" w:cstheme="minorHAnsi"/>
          <w:sz w:val="22"/>
          <w:lang w:val="fr"/>
        </w:rPr>
        <w:t>extraire</w:t>
      </w:r>
      <w:r w:rsidR="16DC6F47" w:rsidRPr="0095005B">
        <w:rPr>
          <w:rFonts w:asciiTheme="minorHAnsi" w:hAnsiTheme="minorHAnsi" w:cstheme="minorHAnsi"/>
          <w:sz w:val="22"/>
          <w:lang w:val="fr"/>
        </w:rPr>
        <w:t xml:space="preserve"> des caractéristiques plus précises en se concentrant seulement sur des bandes de fréquences spécifiques plutôt que l’audio entier.</w:t>
      </w:r>
    </w:p>
    <w:p w14:paraId="2F71825B" w14:textId="65A5E267" w:rsidR="77D2F511" w:rsidRPr="0095005B" w:rsidRDefault="77D2F511" w:rsidP="77D2F511">
      <w:pPr>
        <w:spacing w:line="257" w:lineRule="auto"/>
        <w:ind w:left="-20" w:right="-20"/>
        <w:jc w:val="both"/>
        <w:rPr>
          <w:rFonts w:asciiTheme="minorHAnsi" w:eastAsia="Calibri Light" w:hAnsiTheme="minorHAnsi" w:cstheme="minorBidi"/>
          <w:color w:val="2F5496"/>
          <w:sz w:val="26"/>
          <w:szCs w:val="26"/>
          <w:lang w:val="fr"/>
        </w:rPr>
      </w:pPr>
      <w:r w:rsidRPr="27174861">
        <w:rPr>
          <w:rFonts w:asciiTheme="minorHAnsi" w:hAnsiTheme="minorHAnsi" w:cstheme="minorBidi"/>
          <w:sz w:val="22"/>
          <w:lang w:val="fr"/>
        </w:rPr>
        <w:t xml:space="preserve"> </w:t>
      </w:r>
    </w:p>
    <w:p w14:paraId="00F50359" w14:textId="4CE136B8" w:rsidR="77D2F511" w:rsidRPr="0095005B" w:rsidRDefault="77D2F511" w:rsidP="77D2F511">
      <w:pPr>
        <w:spacing w:line="257" w:lineRule="auto"/>
        <w:ind w:left="-20" w:right="-20"/>
        <w:jc w:val="both"/>
        <w:rPr>
          <w:rFonts w:asciiTheme="minorHAnsi" w:eastAsia="Calibri Light" w:hAnsiTheme="minorHAnsi" w:cstheme="minorBidi"/>
          <w:color w:val="2F5496"/>
          <w:sz w:val="26"/>
          <w:szCs w:val="26"/>
          <w:lang w:val="fr"/>
        </w:rPr>
      </w:pPr>
      <w:r w:rsidRPr="419E777E">
        <w:rPr>
          <w:rFonts w:asciiTheme="minorHAnsi" w:eastAsia="Calibri Light" w:hAnsiTheme="minorHAnsi" w:cstheme="minorBidi"/>
          <w:color w:val="2F5496"/>
          <w:sz w:val="26"/>
          <w:szCs w:val="26"/>
          <w:lang w:val="fr"/>
        </w:rPr>
        <w:t>Architecture du système</w:t>
      </w:r>
    </w:p>
    <w:p w14:paraId="4C534CA1" w14:textId="7FEE5D1E"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Les différents composants sont organisés pour former </w:t>
      </w:r>
      <w:r w:rsidR="007B06B1" w:rsidRPr="0095005B">
        <w:rPr>
          <w:rFonts w:asciiTheme="minorHAnsi" w:hAnsiTheme="minorHAnsi" w:cstheme="minorHAnsi"/>
          <w:sz w:val="22"/>
          <w:lang w:val="fr"/>
        </w:rPr>
        <w:t>un pipeline</w:t>
      </w:r>
      <w:r w:rsidRPr="0095005B">
        <w:rPr>
          <w:rFonts w:asciiTheme="minorHAnsi" w:hAnsiTheme="minorHAnsi" w:cstheme="minorHAnsi"/>
          <w:sz w:val="22"/>
          <w:lang w:val="fr"/>
        </w:rPr>
        <w:t xml:space="preserve"> qui prend en entrée un fichier audio de format WAV. Les pipelines pré entrainées de </w:t>
      </w:r>
      <w:proofErr w:type="spellStart"/>
      <w:r w:rsidRPr="0095005B">
        <w:rPr>
          <w:rFonts w:asciiTheme="minorHAnsi" w:hAnsiTheme="minorHAnsi" w:cstheme="minorHAnsi"/>
          <w:sz w:val="22"/>
          <w:lang w:val="fr"/>
        </w:rPr>
        <w:t>diarisation</w:t>
      </w:r>
      <w:proofErr w:type="spellEnd"/>
      <w:r w:rsidRPr="0095005B">
        <w:rPr>
          <w:rFonts w:asciiTheme="minorHAnsi" w:hAnsiTheme="minorHAnsi" w:cstheme="minorHAnsi"/>
          <w:sz w:val="22"/>
          <w:lang w:val="fr"/>
        </w:rPr>
        <w:t xml:space="preserve"> et de détection des </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segmente l’audio. Ces segments représentés par des tuples sont stockés dans des listes. Ces listes sont ensuite </w:t>
      </w:r>
      <w:r w:rsidR="007B06B1" w:rsidRPr="0095005B">
        <w:rPr>
          <w:rFonts w:asciiTheme="minorHAnsi" w:hAnsiTheme="minorHAnsi" w:cstheme="minorHAnsi"/>
          <w:sz w:val="22"/>
          <w:lang w:val="fr"/>
        </w:rPr>
        <w:t>utilisées</w:t>
      </w:r>
      <w:r w:rsidRPr="0095005B">
        <w:rPr>
          <w:rFonts w:asciiTheme="minorHAnsi" w:hAnsiTheme="minorHAnsi" w:cstheme="minorHAnsi"/>
          <w:sz w:val="22"/>
          <w:lang w:val="fr"/>
        </w:rPr>
        <w:t xml:space="preserve"> pour détecter les segments monologues. Les segments monologues et </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sont extraits et enregistrées en fichier audio dans leur dossier respectif. Les audios </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extraits sont séparés avec le modèle </w:t>
      </w:r>
      <w:proofErr w:type="spellStart"/>
      <w:r w:rsidRPr="0095005B">
        <w:rPr>
          <w:rFonts w:asciiTheme="minorHAnsi" w:hAnsiTheme="minorHAnsi" w:cstheme="minorHAnsi"/>
          <w:sz w:val="22"/>
          <w:lang w:val="fr"/>
        </w:rPr>
        <w:t>MossFormer</w:t>
      </w:r>
      <w:proofErr w:type="spellEnd"/>
      <w:r w:rsidRPr="0095005B">
        <w:rPr>
          <w:rFonts w:asciiTheme="minorHAnsi" w:hAnsiTheme="minorHAnsi" w:cstheme="minorHAnsi"/>
          <w:sz w:val="22"/>
          <w:lang w:val="fr"/>
        </w:rPr>
        <w:t xml:space="preserve"> 2. Les audios séparés sont stockés dans leur propre dossier et sont soumis au modèle d’identification qui crée un dictionnaire permettant d’associer chaque nom de fichier au nom de l’orateur. Les segments monologues sont coupés pour en sélectionner les 10 premières secondes puis sont enregistrés dans un nouveau dossier destiné à la prédiction des locuteurs. Ces audios coupés sont soumis au modèle d’identification permettant de créer un autre dictionnaire associant chaque label de la </w:t>
      </w:r>
      <w:proofErr w:type="spellStart"/>
      <w:r w:rsidRPr="0095005B">
        <w:rPr>
          <w:rFonts w:asciiTheme="minorHAnsi" w:hAnsiTheme="minorHAnsi" w:cstheme="minorHAnsi"/>
          <w:sz w:val="22"/>
          <w:lang w:val="fr"/>
        </w:rPr>
        <w:t>diarisation</w:t>
      </w:r>
      <w:proofErr w:type="spellEnd"/>
      <w:r w:rsidRPr="0095005B">
        <w:rPr>
          <w:rFonts w:asciiTheme="minorHAnsi" w:hAnsiTheme="minorHAnsi" w:cstheme="minorHAnsi"/>
          <w:sz w:val="22"/>
          <w:lang w:val="fr"/>
        </w:rPr>
        <w:t xml:space="preserve"> à l’identité de l’orateur. Enfin, les audios </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et monologues sont soumis à l’API de transcription, le résultat est stocké dans un fichier texte.</w:t>
      </w:r>
    </w:p>
    <w:p w14:paraId="31938E68" w14:textId="722DD1C2" w:rsidR="77D2F511" w:rsidRPr="0095005B" w:rsidRDefault="77D2F511" w:rsidP="77D2F51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 </w:t>
      </w:r>
    </w:p>
    <w:p w14:paraId="3E7F42DC" w14:textId="23F9A445" w:rsidR="6C463EA1" w:rsidRPr="0095005B" w:rsidRDefault="77D2F511" w:rsidP="13314F7D">
      <w:pPr>
        <w:spacing w:line="257" w:lineRule="auto"/>
        <w:ind w:left="-20" w:right="-20"/>
        <w:jc w:val="center"/>
        <w:rPr>
          <w:rFonts w:asciiTheme="minorHAnsi" w:hAnsiTheme="minorHAnsi" w:cstheme="minorBidi"/>
        </w:rPr>
      </w:pPr>
      <w:r>
        <w:rPr>
          <w:noProof/>
        </w:rPr>
        <w:drawing>
          <wp:inline distT="0" distB="0" distL="0" distR="0" wp14:anchorId="4E295F9A" wp14:editId="33F36D89">
            <wp:extent cx="1897623" cy="1601119"/>
            <wp:effectExtent l="0" t="0" r="0" b="0"/>
            <wp:docPr id="1479390490" name="Picture 147939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390490"/>
                    <pic:cNvPicPr/>
                  </pic:nvPicPr>
                  <pic:blipFill>
                    <a:blip r:embed="rId39">
                      <a:extLst>
                        <a:ext uri="{28A0092B-C50C-407E-A947-70E740481C1C}">
                          <a14:useLocalDpi xmlns:a14="http://schemas.microsoft.com/office/drawing/2010/main" val="0"/>
                        </a:ext>
                      </a:extLst>
                    </a:blip>
                    <a:stretch>
                      <a:fillRect/>
                    </a:stretch>
                  </pic:blipFill>
                  <pic:spPr>
                    <a:xfrm>
                      <a:off x="0" y="0"/>
                      <a:ext cx="1897623" cy="1601119"/>
                    </a:xfrm>
                    <a:prstGeom prst="rect">
                      <a:avLst/>
                    </a:prstGeom>
                  </pic:spPr>
                </pic:pic>
              </a:graphicData>
            </a:graphic>
          </wp:inline>
        </w:drawing>
      </w:r>
    </w:p>
    <w:p w14:paraId="223E23E8" w14:textId="3FC1721D" w:rsidR="6C463EA1" w:rsidRPr="0095005B" w:rsidRDefault="77D2F511" w:rsidP="25BF0D2E">
      <w:pPr>
        <w:spacing w:line="257" w:lineRule="auto"/>
        <w:ind w:left="-20" w:right="-20"/>
        <w:jc w:val="center"/>
        <w:rPr>
          <w:rFonts w:asciiTheme="minorHAnsi" w:hAnsiTheme="minorHAnsi" w:cstheme="minorBidi"/>
        </w:rPr>
      </w:pPr>
      <w:r w:rsidRPr="2ACEBE6C">
        <w:rPr>
          <w:rFonts w:asciiTheme="minorHAnsi" w:hAnsiTheme="minorHAnsi" w:cstheme="minorBidi"/>
          <w:i/>
          <w:color w:val="44546A"/>
          <w:sz w:val="18"/>
          <w:szCs w:val="18"/>
          <w:lang w:val="fr"/>
        </w:rPr>
        <w:t>Figure 5 Arborescence du répertoire servant à stocker les différents audios</w:t>
      </w:r>
    </w:p>
    <w:p w14:paraId="21284AA8" w14:textId="7F5DDA8A" w:rsidR="6C463EA1" w:rsidRPr="0095005B" w:rsidRDefault="6C463EA1" w:rsidP="13314F7D">
      <w:pPr>
        <w:spacing w:line="257" w:lineRule="auto"/>
        <w:ind w:left="-20" w:right="-20"/>
        <w:jc w:val="center"/>
        <w:rPr>
          <w:rFonts w:asciiTheme="minorHAnsi" w:hAnsiTheme="minorHAnsi" w:cstheme="minorBidi"/>
          <w:i/>
          <w:iCs/>
          <w:color w:val="44546A"/>
          <w:sz w:val="18"/>
          <w:szCs w:val="18"/>
          <w:lang w:val="fr"/>
        </w:rPr>
      </w:pPr>
    </w:p>
    <w:p w14:paraId="2FFB10F1" w14:textId="11A7554B" w:rsidR="6C463EA1" w:rsidRPr="0095005B" w:rsidRDefault="0D30C6A9" w:rsidP="27174861">
      <w:pPr>
        <w:spacing w:line="257" w:lineRule="auto"/>
        <w:ind w:left="-20" w:right="-20"/>
        <w:jc w:val="center"/>
        <w:rPr>
          <w:rFonts w:asciiTheme="minorHAnsi" w:hAnsiTheme="minorHAnsi" w:cstheme="minorBidi"/>
        </w:rPr>
      </w:pPr>
      <w:r>
        <w:rPr>
          <w:noProof/>
        </w:rPr>
        <w:lastRenderedPageBreak/>
        <w:drawing>
          <wp:inline distT="0" distB="0" distL="0" distR="0" wp14:anchorId="795FBCF5" wp14:editId="449A2D5D">
            <wp:extent cx="1931670" cy="5943600"/>
            <wp:effectExtent l="0" t="0" r="0" b="0"/>
            <wp:docPr id="1174726670" name="Picture 1174726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726670"/>
                    <pic:cNvPicPr/>
                  </pic:nvPicPr>
                  <pic:blipFill>
                    <a:blip r:embed="rId40">
                      <a:extLst>
                        <a:ext uri="{28A0092B-C50C-407E-A947-70E740481C1C}">
                          <a14:useLocalDpi xmlns:a14="http://schemas.microsoft.com/office/drawing/2010/main" val="0"/>
                        </a:ext>
                      </a:extLst>
                    </a:blip>
                    <a:stretch>
                      <a:fillRect/>
                    </a:stretch>
                  </pic:blipFill>
                  <pic:spPr>
                    <a:xfrm>
                      <a:off x="0" y="0"/>
                      <a:ext cx="1931670" cy="5943600"/>
                    </a:xfrm>
                    <a:prstGeom prst="rect">
                      <a:avLst/>
                    </a:prstGeom>
                  </pic:spPr>
                </pic:pic>
              </a:graphicData>
            </a:graphic>
          </wp:inline>
        </w:drawing>
      </w:r>
    </w:p>
    <w:p w14:paraId="0A7DC7B2" w14:textId="5CE110C5" w:rsidR="00AD5570" w:rsidRDefault="7CDC6A85" w:rsidP="15C211C1">
      <w:pPr>
        <w:spacing w:line="257" w:lineRule="auto"/>
        <w:ind w:left="-20" w:right="-20"/>
        <w:jc w:val="center"/>
        <w:rPr>
          <w:rFonts w:asciiTheme="minorHAnsi" w:hAnsiTheme="minorHAnsi" w:cstheme="minorBidi"/>
          <w:lang w:val="fr"/>
        </w:rPr>
      </w:pPr>
      <w:r w:rsidRPr="1ED7199E">
        <w:rPr>
          <w:rFonts w:asciiTheme="minorHAnsi" w:hAnsiTheme="minorHAnsi" w:cstheme="minorBidi"/>
          <w:i/>
          <w:color w:val="44546A"/>
          <w:sz w:val="18"/>
          <w:szCs w:val="18"/>
          <w:lang w:val="fr"/>
        </w:rPr>
        <w:t>Figure 5 Arborescence d</w:t>
      </w:r>
      <w:r w:rsidR="00AD5570" w:rsidRPr="1ED7199E">
        <w:rPr>
          <w:rFonts w:asciiTheme="minorHAnsi" w:hAnsiTheme="minorHAnsi" w:cstheme="minorBidi"/>
          <w:i/>
          <w:color w:val="44546A"/>
          <w:sz w:val="18"/>
          <w:szCs w:val="18"/>
          <w:lang w:val="fr"/>
        </w:rPr>
        <w:t>e la pipeline du modèle</w:t>
      </w:r>
    </w:p>
    <w:p w14:paraId="73453F68" w14:textId="27D7F7BB" w:rsidR="13314F7D" w:rsidRDefault="13314F7D" w:rsidP="13314F7D">
      <w:pPr>
        <w:ind w:left="-20" w:right="-20"/>
        <w:jc w:val="center"/>
        <w:rPr>
          <w:rFonts w:asciiTheme="minorHAnsi" w:hAnsiTheme="minorHAnsi" w:cstheme="minorBidi"/>
          <w:i/>
          <w:iCs/>
          <w:color w:val="44546A"/>
          <w:sz w:val="18"/>
          <w:szCs w:val="18"/>
          <w:lang w:val="fr"/>
        </w:rPr>
      </w:pPr>
    </w:p>
    <w:p w14:paraId="26ABC80E" w14:textId="0547298A" w:rsidR="77D2F511" w:rsidRPr="0095005B" w:rsidRDefault="77D2F511" w:rsidP="77D2F511">
      <w:pPr>
        <w:spacing w:line="257" w:lineRule="auto"/>
        <w:ind w:left="-20" w:right="-20"/>
        <w:jc w:val="both"/>
        <w:rPr>
          <w:rFonts w:asciiTheme="minorHAnsi" w:eastAsia="Calibri Light" w:hAnsiTheme="minorHAnsi" w:cstheme="minorHAnsi"/>
          <w:color w:val="2F5496"/>
          <w:sz w:val="26"/>
          <w:szCs w:val="26"/>
          <w:lang w:val="fr"/>
        </w:rPr>
      </w:pPr>
      <w:r w:rsidRPr="0095005B">
        <w:rPr>
          <w:rFonts w:asciiTheme="minorHAnsi" w:eastAsia="Calibri Light" w:hAnsiTheme="minorHAnsi" w:cstheme="minorHAnsi"/>
          <w:color w:val="2F5496"/>
          <w:sz w:val="26"/>
          <w:szCs w:val="26"/>
          <w:lang w:val="fr"/>
        </w:rPr>
        <w:t>Technologies utilisées</w:t>
      </w:r>
    </w:p>
    <w:p w14:paraId="41F95FB3" w14:textId="6BB4511A" w:rsidR="77D2F511" w:rsidRPr="0095005B" w:rsidRDefault="77D2F511" w:rsidP="77D2F511">
      <w:pPr>
        <w:spacing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1CAD2F4B" w14:textId="610708A8" w:rsidR="77D2F511" w:rsidRPr="0095005B" w:rsidRDefault="007B06B1" w:rsidP="5B58893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Le pipeline</w:t>
      </w:r>
      <w:r w:rsidR="77D2F511" w:rsidRPr="0095005B">
        <w:rPr>
          <w:rFonts w:asciiTheme="minorHAnsi" w:hAnsiTheme="minorHAnsi" w:cstheme="minorHAnsi"/>
          <w:sz w:val="22"/>
          <w:lang w:val="fr"/>
        </w:rPr>
        <w:t xml:space="preserve"> est </w:t>
      </w:r>
      <w:r w:rsidR="00244B63" w:rsidRPr="0095005B">
        <w:rPr>
          <w:rFonts w:asciiTheme="minorHAnsi" w:hAnsiTheme="minorHAnsi" w:cstheme="minorHAnsi"/>
          <w:sz w:val="22"/>
          <w:lang w:val="fr"/>
        </w:rPr>
        <w:t>écrit</w:t>
      </w:r>
      <w:r w:rsidR="77D2F511" w:rsidRPr="0095005B">
        <w:rPr>
          <w:rFonts w:asciiTheme="minorHAnsi" w:hAnsiTheme="minorHAnsi" w:cstheme="minorHAnsi"/>
          <w:sz w:val="22"/>
          <w:lang w:val="fr"/>
        </w:rPr>
        <w:t xml:space="preserve"> exclusivement en Python. Les librairies utilisées sont :</w:t>
      </w:r>
    </w:p>
    <w:p w14:paraId="282D06D6" w14:textId="56409008"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proofErr w:type="spellStart"/>
      <w:r w:rsidRPr="0095005B">
        <w:rPr>
          <w:rFonts w:asciiTheme="minorHAnsi" w:hAnsiTheme="minorHAnsi" w:cstheme="minorHAnsi"/>
          <w:szCs w:val="20"/>
          <w:lang w:val="fr"/>
        </w:rPr>
        <w:t>pyannote</w:t>
      </w:r>
      <w:proofErr w:type="spellEnd"/>
      <w:r w:rsidRPr="0095005B">
        <w:rPr>
          <w:rFonts w:asciiTheme="minorHAnsi" w:hAnsiTheme="minorHAnsi" w:cstheme="minorHAnsi"/>
          <w:szCs w:val="20"/>
          <w:lang w:val="fr"/>
        </w:rPr>
        <w:t xml:space="preserve"> : pour la segmentation de l’audio</w:t>
      </w:r>
    </w:p>
    <w:p w14:paraId="28CD6B77" w14:textId="06E7E7C1"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proofErr w:type="spellStart"/>
      <w:r w:rsidRPr="0095005B">
        <w:rPr>
          <w:rFonts w:asciiTheme="minorHAnsi" w:hAnsiTheme="minorHAnsi" w:cstheme="minorHAnsi"/>
          <w:szCs w:val="20"/>
          <w:lang w:val="fr"/>
        </w:rPr>
        <w:t>pydub</w:t>
      </w:r>
      <w:proofErr w:type="spellEnd"/>
      <w:r w:rsidRPr="0095005B">
        <w:rPr>
          <w:rFonts w:asciiTheme="minorHAnsi" w:hAnsiTheme="minorHAnsi" w:cstheme="minorHAnsi"/>
          <w:szCs w:val="20"/>
          <w:lang w:val="fr"/>
        </w:rPr>
        <w:t xml:space="preserve"> : montage/coupage des audios</w:t>
      </w:r>
    </w:p>
    <w:p w14:paraId="27A698FB" w14:textId="5F623B54" w:rsidR="77D2F511" w:rsidRPr="0095005B" w:rsidRDefault="77D2F511" w:rsidP="00994ECC">
      <w:pPr>
        <w:pStyle w:val="Paragraphedeliste"/>
        <w:numPr>
          <w:ilvl w:val="0"/>
          <w:numId w:val="3"/>
        </w:numPr>
        <w:spacing w:after="0"/>
        <w:jc w:val="both"/>
        <w:rPr>
          <w:rFonts w:asciiTheme="minorHAnsi" w:hAnsiTheme="minorHAnsi" w:cstheme="minorHAnsi"/>
          <w:szCs w:val="20"/>
          <w:lang w:val="fr"/>
        </w:rPr>
      </w:pPr>
      <w:proofErr w:type="spellStart"/>
      <w:r w:rsidRPr="0095005B">
        <w:rPr>
          <w:rFonts w:asciiTheme="minorHAnsi" w:hAnsiTheme="minorHAnsi" w:cstheme="minorHAnsi"/>
          <w:szCs w:val="20"/>
          <w:lang w:val="fr"/>
        </w:rPr>
        <w:t>modelscope</w:t>
      </w:r>
      <w:proofErr w:type="spellEnd"/>
      <w:r w:rsidRPr="0095005B">
        <w:rPr>
          <w:rFonts w:asciiTheme="minorHAnsi" w:hAnsiTheme="minorHAnsi" w:cstheme="minorHAnsi"/>
          <w:szCs w:val="20"/>
          <w:lang w:val="fr"/>
        </w:rPr>
        <w:t xml:space="preserve"> : accès à la pipeline pré entrainée du modèle de séparation de voix </w:t>
      </w:r>
      <w:proofErr w:type="spellStart"/>
      <w:r w:rsidRPr="0095005B">
        <w:rPr>
          <w:rFonts w:asciiTheme="minorHAnsi" w:hAnsiTheme="minorHAnsi" w:cstheme="minorHAnsi"/>
          <w:szCs w:val="20"/>
          <w:lang w:val="fr"/>
        </w:rPr>
        <w:t>MossFormer</w:t>
      </w:r>
      <w:proofErr w:type="spellEnd"/>
      <w:r w:rsidRPr="0095005B">
        <w:rPr>
          <w:rFonts w:asciiTheme="minorHAnsi" w:hAnsiTheme="minorHAnsi" w:cstheme="minorHAnsi"/>
          <w:szCs w:val="20"/>
          <w:lang w:val="fr"/>
        </w:rPr>
        <w:t xml:space="preserve"> 2</w:t>
      </w:r>
    </w:p>
    <w:p w14:paraId="147FEDEA" w14:textId="186CA7AF" w:rsidR="77D2F511" w:rsidRPr="0095005B" w:rsidRDefault="77D2F511" w:rsidP="00994ECC">
      <w:pPr>
        <w:pStyle w:val="Paragraphedeliste"/>
        <w:numPr>
          <w:ilvl w:val="0"/>
          <w:numId w:val="3"/>
        </w:numPr>
        <w:spacing w:after="0" w:line="257" w:lineRule="auto"/>
        <w:jc w:val="both"/>
        <w:rPr>
          <w:rFonts w:asciiTheme="minorHAnsi" w:hAnsiTheme="minorHAnsi" w:cstheme="minorHAnsi"/>
          <w:lang w:val="fr"/>
        </w:rPr>
      </w:pPr>
      <w:proofErr w:type="spellStart"/>
      <w:r w:rsidRPr="0095005B">
        <w:rPr>
          <w:rFonts w:asciiTheme="minorHAnsi" w:hAnsiTheme="minorHAnsi" w:cstheme="minorHAnsi"/>
          <w:lang w:val="fr"/>
        </w:rPr>
        <w:t>SpeechRecognition</w:t>
      </w:r>
      <w:proofErr w:type="spellEnd"/>
      <w:r w:rsidRPr="0095005B">
        <w:rPr>
          <w:rFonts w:asciiTheme="minorHAnsi" w:hAnsiTheme="minorHAnsi" w:cstheme="minorHAnsi"/>
          <w:lang w:val="fr"/>
        </w:rPr>
        <w:t xml:space="preserve"> : pour accéder à l’API Speech-To-</w:t>
      </w:r>
      <w:proofErr w:type="spellStart"/>
      <w:r w:rsidRPr="0095005B">
        <w:rPr>
          <w:rFonts w:asciiTheme="minorHAnsi" w:hAnsiTheme="minorHAnsi" w:cstheme="minorHAnsi"/>
          <w:lang w:val="fr"/>
        </w:rPr>
        <w:t>Text</w:t>
      </w:r>
      <w:proofErr w:type="spellEnd"/>
      <w:r w:rsidRPr="0095005B">
        <w:rPr>
          <w:rFonts w:asciiTheme="minorHAnsi" w:hAnsiTheme="minorHAnsi" w:cstheme="minorHAnsi"/>
          <w:lang w:val="fr"/>
        </w:rPr>
        <w:t xml:space="preserve"> de Google</w:t>
      </w:r>
    </w:p>
    <w:p w14:paraId="48B2EB5D" w14:textId="75C81497" w:rsidR="5123E5D4" w:rsidRPr="0095005B" w:rsidRDefault="5123E5D4" w:rsidP="5B588931">
      <w:pPr>
        <w:spacing w:after="0"/>
        <w:jc w:val="both"/>
        <w:rPr>
          <w:rFonts w:asciiTheme="minorHAnsi" w:hAnsiTheme="minorHAnsi" w:cstheme="minorHAnsi"/>
          <w:lang w:val="fr"/>
        </w:rPr>
      </w:pPr>
    </w:p>
    <w:p w14:paraId="60B673AF" w14:textId="232EFE25" w:rsidR="77D2F511" w:rsidRPr="0095005B" w:rsidRDefault="77D2F511" w:rsidP="5B58893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Les librairies nécessaires sont regroupées dans un fichier </w:t>
      </w:r>
      <w:r w:rsidRPr="0095005B">
        <w:rPr>
          <w:rFonts w:asciiTheme="minorHAnsi" w:hAnsiTheme="minorHAnsi" w:cstheme="minorHAnsi"/>
          <w:i/>
          <w:iCs/>
          <w:sz w:val="22"/>
          <w:lang w:val="fr"/>
        </w:rPr>
        <w:t>requirements.txt</w:t>
      </w:r>
      <w:r w:rsidRPr="0095005B">
        <w:rPr>
          <w:rFonts w:asciiTheme="minorHAnsi" w:hAnsiTheme="minorHAnsi" w:cstheme="minorHAnsi"/>
          <w:sz w:val="22"/>
          <w:lang w:val="fr"/>
        </w:rPr>
        <w:t xml:space="preserve">. </w:t>
      </w:r>
    </w:p>
    <w:p w14:paraId="692587AE" w14:textId="7CA529B4" w:rsidR="77D2F511" w:rsidRPr="0095005B" w:rsidRDefault="77D2F511" w:rsidP="77D2F511">
      <w:pPr>
        <w:spacing w:line="257" w:lineRule="auto"/>
        <w:ind w:left="-20" w:right="-20"/>
        <w:rPr>
          <w:rFonts w:asciiTheme="minorHAnsi" w:hAnsiTheme="minorHAnsi" w:cstheme="minorHAnsi"/>
        </w:rPr>
      </w:pPr>
      <w:r w:rsidRPr="0095005B">
        <w:rPr>
          <w:rFonts w:asciiTheme="minorHAnsi" w:hAnsiTheme="minorHAnsi" w:cstheme="minorHAnsi"/>
          <w:sz w:val="22"/>
          <w:lang w:val="fr"/>
        </w:rPr>
        <w:lastRenderedPageBreak/>
        <w:t xml:space="preserve"> </w:t>
      </w:r>
    </w:p>
    <w:p w14:paraId="2E52B24D" w14:textId="1A326A1B" w:rsidR="77D2F511" w:rsidRPr="0095005B" w:rsidRDefault="77D2F511" w:rsidP="00C75268">
      <w:pPr>
        <w:pStyle w:val="Titre2"/>
        <w:numPr>
          <w:ilvl w:val="0"/>
          <w:numId w:val="0"/>
        </w:numPr>
        <w:rPr>
          <w:rFonts w:asciiTheme="minorHAnsi" w:eastAsia="Calibri Light" w:hAnsiTheme="minorHAnsi" w:cstheme="minorHAnsi"/>
        </w:rPr>
      </w:pPr>
      <w:r w:rsidRPr="0095005B">
        <w:rPr>
          <w:rFonts w:asciiTheme="minorHAnsi" w:eastAsia="Calibri Light" w:hAnsiTheme="minorHAnsi" w:cstheme="minorHAnsi"/>
        </w:rPr>
        <w:t xml:space="preserve">Principaux risques et contraintes </w:t>
      </w:r>
    </w:p>
    <w:p w14:paraId="319A1A0B" w14:textId="298C9E1B" w:rsidR="77D2F511" w:rsidRPr="0095005B" w:rsidRDefault="77D2F511" w:rsidP="77D2F511">
      <w:pPr>
        <w:spacing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669ACFD6" w14:textId="1C9AB2F4" w:rsidR="77D2F511" w:rsidRPr="0095005B" w:rsidRDefault="77D2F511" w:rsidP="08241F56">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La complexité du domaine du projet entraine un certain nombre de contraintes. D’un point de vue technique, la complexité des données audios de conversations humaines nécessite des modèles complexes de </w:t>
      </w:r>
      <w:proofErr w:type="spellStart"/>
      <w:r w:rsidRPr="0095005B">
        <w:rPr>
          <w:rFonts w:asciiTheme="minorHAnsi" w:hAnsiTheme="minorHAnsi" w:cstheme="minorHAnsi"/>
          <w:sz w:val="22"/>
          <w:lang w:val="fr"/>
        </w:rPr>
        <w:t>deep</w:t>
      </w:r>
      <w:proofErr w:type="spellEnd"/>
      <w:r w:rsidRPr="0095005B">
        <w:rPr>
          <w:rFonts w:asciiTheme="minorHAnsi" w:hAnsiTheme="minorHAnsi" w:cstheme="minorHAnsi"/>
          <w:sz w:val="22"/>
          <w:lang w:val="fr"/>
        </w:rPr>
        <w:t xml:space="preserve"> </w:t>
      </w:r>
      <w:proofErr w:type="spellStart"/>
      <w:r w:rsidRPr="0095005B">
        <w:rPr>
          <w:rFonts w:asciiTheme="minorHAnsi" w:hAnsiTheme="minorHAnsi" w:cstheme="minorHAnsi"/>
          <w:sz w:val="22"/>
          <w:lang w:val="fr"/>
        </w:rPr>
        <w:t>learning</w:t>
      </w:r>
      <w:proofErr w:type="spellEnd"/>
      <w:r w:rsidRPr="0095005B">
        <w:rPr>
          <w:rFonts w:asciiTheme="minorHAnsi" w:hAnsiTheme="minorHAnsi" w:cstheme="minorHAnsi"/>
          <w:sz w:val="22"/>
          <w:lang w:val="fr"/>
        </w:rPr>
        <w:t xml:space="preserve"> pour être analysées. Cela représente une dette technique importante. La séparation de voix est un domaine très actif de recherche qui présente des avancées de plus en plus techniques. Cependant, malgré des résultats satisfaisants pour un grand nombre d’extraits analysés, la fiabilité de ces modèles n’est pas encore parfaite ce qui compromet l’ensemble de la performance </w:t>
      </w:r>
      <w:r w:rsidR="007B06B1" w:rsidRPr="0095005B">
        <w:rPr>
          <w:rFonts w:asciiTheme="minorHAnsi" w:hAnsiTheme="minorHAnsi" w:cstheme="minorHAnsi"/>
          <w:sz w:val="22"/>
          <w:lang w:val="fr"/>
        </w:rPr>
        <w:t>du pipeline</w:t>
      </w:r>
      <w:r w:rsidRPr="0095005B">
        <w:rPr>
          <w:rFonts w:asciiTheme="minorHAnsi" w:hAnsiTheme="minorHAnsi" w:cstheme="minorHAnsi"/>
          <w:sz w:val="22"/>
          <w:lang w:val="fr"/>
        </w:rPr>
        <w:t xml:space="preserve"> qui dépend lourdement du résultat de séparation des </w:t>
      </w:r>
      <w:proofErr w:type="spellStart"/>
      <w:r w:rsidRPr="0095005B">
        <w:rPr>
          <w:rFonts w:asciiTheme="minorHAnsi" w:hAnsiTheme="minorHAnsi" w:cstheme="minorHAnsi"/>
          <w:sz w:val="22"/>
          <w:lang w:val="fr"/>
        </w:rPr>
        <w:t>overlaps</w:t>
      </w:r>
      <w:proofErr w:type="spellEnd"/>
      <w:r w:rsidRPr="0095005B">
        <w:rPr>
          <w:rFonts w:asciiTheme="minorHAnsi" w:hAnsiTheme="minorHAnsi" w:cstheme="minorHAnsi"/>
          <w:sz w:val="22"/>
          <w:lang w:val="fr"/>
        </w:rPr>
        <w:t xml:space="preserve">. Les modèles utilisés nécessitent d’être entrainé sur de larges </w:t>
      </w:r>
      <w:proofErr w:type="spellStart"/>
      <w:r w:rsidRPr="0095005B">
        <w:rPr>
          <w:rFonts w:asciiTheme="minorHAnsi" w:hAnsiTheme="minorHAnsi" w:cstheme="minorHAnsi"/>
          <w:sz w:val="22"/>
          <w:lang w:val="fr"/>
        </w:rPr>
        <w:t>datasets</w:t>
      </w:r>
      <w:proofErr w:type="spellEnd"/>
      <w:r w:rsidRPr="0095005B">
        <w:rPr>
          <w:rFonts w:asciiTheme="minorHAnsi" w:hAnsiTheme="minorHAnsi" w:cstheme="minorHAnsi"/>
          <w:sz w:val="22"/>
          <w:lang w:val="fr"/>
        </w:rPr>
        <w:t xml:space="preserve"> qui demande une grande puissance calculatoire. Cela constitue un coût financier important en utilisation d’infrastructure cloud auquel s’ajoute l’utilisation d’une API Speech-To-</w:t>
      </w:r>
      <w:proofErr w:type="spellStart"/>
      <w:r w:rsidRPr="0095005B">
        <w:rPr>
          <w:rFonts w:asciiTheme="minorHAnsi" w:hAnsiTheme="minorHAnsi" w:cstheme="minorHAnsi"/>
          <w:sz w:val="22"/>
          <w:lang w:val="fr"/>
        </w:rPr>
        <w:t>Text</w:t>
      </w:r>
      <w:proofErr w:type="spellEnd"/>
      <w:r w:rsidRPr="0095005B">
        <w:rPr>
          <w:rFonts w:asciiTheme="minorHAnsi" w:hAnsiTheme="minorHAnsi" w:cstheme="minorHAnsi"/>
          <w:sz w:val="22"/>
          <w:lang w:val="fr"/>
        </w:rPr>
        <w:t xml:space="preserve"> privée comme celle de Google. </w:t>
      </w:r>
    </w:p>
    <w:p w14:paraId="256B4CD3" w14:textId="2AB3A724" w:rsidR="77D2F511" w:rsidRPr="0095005B" w:rsidRDefault="77D2F511" w:rsidP="08241F56">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Comme dans toutes utilisations de modèles de machine </w:t>
      </w:r>
      <w:proofErr w:type="spellStart"/>
      <w:r w:rsidRPr="0095005B">
        <w:rPr>
          <w:rFonts w:asciiTheme="minorHAnsi" w:hAnsiTheme="minorHAnsi" w:cstheme="minorHAnsi"/>
          <w:sz w:val="22"/>
          <w:lang w:val="fr"/>
        </w:rPr>
        <w:t>learning</w:t>
      </w:r>
      <w:proofErr w:type="spellEnd"/>
      <w:r w:rsidRPr="0095005B">
        <w:rPr>
          <w:rFonts w:asciiTheme="minorHAnsi" w:hAnsiTheme="minorHAnsi" w:cstheme="minorHAnsi"/>
          <w:sz w:val="22"/>
          <w:lang w:val="fr"/>
        </w:rPr>
        <w:t>, le risque éthique existe. Les systèmes d'analyse de discours politiques peuvent présenter involontairement des biais en fonction de facteurs tels que l'identité et l’idéologie politique. Aborder les biais et garantir l'équité dans la collecte de données, l’entrainement des modèles et les méthodologies d'analyse est essentiel pour prévenir les implications éthiques.</w:t>
      </w:r>
    </w:p>
    <w:p w14:paraId="6FDAC563" w14:textId="1BE938CB" w:rsidR="77D2F511" w:rsidRPr="0095005B" w:rsidRDefault="77D2F511" w:rsidP="77D2F511">
      <w:pPr>
        <w:spacing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6B4715B3" w14:textId="2B8B94A0" w:rsidR="77D2F511" w:rsidRPr="0095005B" w:rsidRDefault="77D2F511" w:rsidP="00C75268">
      <w:pPr>
        <w:pStyle w:val="Titre2"/>
        <w:numPr>
          <w:ilvl w:val="0"/>
          <w:numId w:val="0"/>
        </w:numPr>
        <w:rPr>
          <w:rFonts w:asciiTheme="minorHAnsi" w:eastAsia="Calibri Light" w:hAnsiTheme="minorHAnsi" w:cstheme="minorHAnsi"/>
        </w:rPr>
      </w:pPr>
      <w:r w:rsidRPr="0095005B">
        <w:rPr>
          <w:rFonts w:asciiTheme="minorHAnsi" w:eastAsia="Calibri Light" w:hAnsiTheme="minorHAnsi" w:cstheme="minorHAnsi"/>
        </w:rPr>
        <w:t xml:space="preserve">Déploiement et la maintenance du système </w:t>
      </w:r>
    </w:p>
    <w:p w14:paraId="03FA09EB" w14:textId="5C42201C" w:rsidR="77D2F511" w:rsidRPr="0095005B" w:rsidRDefault="77D2F511" w:rsidP="77D2F511">
      <w:pPr>
        <w:spacing w:line="257" w:lineRule="auto"/>
        <w:ind w:left="-20" w:right="-20"/>
        <w:rPr>
          <w:rFonts w:asciiTheme="minorHAnsi" w:hAnsiTheme="minorHAnsi" w:cstheme="minorHAnsi"/>
        </w:rPr>
      </w:pPr>
      <w:r w:rsidRPr="0095005B">
        <w:rPr>
          <w:rFonts w:asciiTheme="minorHAnsi" w:hAnsiTheme="minorHAnsi" w:cstheme="minorHAnsi"/>
          <w:sz w:val="22"/>
          <w:lang w:val="fr"/>
        </w:rPr>
        <w:t xml:space="preserve"> </w:t>
      </w:r>
    </w:p>
    <w:p w14:paraId="570A3F7E" w14:textId="055649CE" w:rsidR="77D2F511" w:rsidRPr="0095005B" w:rsidRDefault="77D2F511" w:rsidP="08241F56">
      <w:pPr>
        <w:spacing w:line="257" w:lineRule="auto"/>
        <w:ind w:left="-20" w:right="-20"/>
        <w:jc w:val="both"/>
        <w:rPr>
          <w:rFonts w:asciiTheme="minorHAnsi" w:hAnsiTheme="minorHAnsi" w:cstheme="minorBidi"/>
        </w:rPr>
      </w:pPr>
      <w:r w:rsidRPr="08241F56">
        <w:rPr>
          <w:rFonts w:asciiTheme="minorHAnsi" w:hAnsiTheme="minorHAnsi" w:cstheme="minorBidi"/>
          <w:sz w:val="22"/>
          <w:lang w:val="fr"/>
        </w:rPr>
        <w:t xml:space="preserve">Le déploiement et la maintenance du système exigent une approche méthodique et continue. Tout d'abord, il est essentiel d'établir une infrastructure robuste, comprenant des serveurs, des bases de données qui peut soutenir les exigences de traitement et de stockage des données audio. Une fois le système déployé, une surveillance constante est nécessaire pour monitorer les performances, détecter les erreurs et résoudre les problèmes éventuels. A cause des phénomènes de concept drift et de data drift, des mises à jour régulières des modèles d'analyse et des algorithmes sont nécessaires pour améliorer la précision et l'efficacité du système au fil du temps. Enfin, c’est avant tout un projet de recherche et développement, essayer d’implémenter d’autres approches à la résolution du problème est crucial pour atteindre des performances de l’état de l’art. </w:t>
      </w:r>
    </w:p>
    <w:p w14:paraId="0474F1C1" w14:textId="3AFC3FFF" w:rsidR="77D2F511" w:rsidRPr="0095005B" w:rsidRDefault="77D2F511" w:rsidP="77D2F511">
      <w:pPr>
        <w:spacing w:line="257" w:lineRule="auto"/>
        <w:ind w:left="-20" w:right="-20"/>
        <w:rPr>
          <w:rFonts w:asciiTheme="minorHAnsi" w:hAnsiTheme="minorHAnsi" w:cstheme="minorHAnsi"/>
          <w:sz w:val="22"/>
          <w:lang w:val="fr"/>
        </w:rPr>
      </w:pPr>
    </w:p>
    <w:p w14:paraId="10B88E32" w14:textId="77F67BD3" w:rsidR="77D2F511" w:rsidRPr="0095005B" w:rsidRDefault="77D2F511" w:rsidP="77D2F511">
      <w:pPr>
        <w:spacing w:after="0" w:line="240" w:lineRule="auto"/>
        <w:rPr>
          <w:rFonts w:asciiTheme="minorHAnsi" w:hAnsiTheme="minorHAnsi" w:cstheme="minorHAnsi"/>
          <w:b/>
          <w:bCs/>
        </w:rPr>
      </w:pPr>
    </w:p>
    <w:p w14:paraId="76DAD9EA" w14:textId="59FAC328" w:rsidR="00272DB1" w:rsidRPr="00075981" w:rsidRDefault="0093771C" w:rsidP="00994ECC">
      <w:pPr>
        <w:pStyle w:val="Titre1"/>
        <w:numPr>
          <w:ilvl w:val="0"/>
          <w:numId w:val="13"/>
        </w:numPr>
        <w:rPr>
          <w:rFonts w:asciiTheme="minorHAnsi" w:eastAsia="Calibri Light" w:hAnsiTheme="minorHAnsi" w:cstheme="minorHAnsi"/>
          <w:sz w:val="32"/>
          <w:szCs w:val="32"/>
        </w:rPr>
      </w:pPr>
      <w:proofErr w:type="spellStart"/>
      <w:r w:rsidRPr="00075981">
        <w:rPr>
          <w:rFonts w:asciiTheme="minorHAnsi" w:eastAsia="Calibri Light" w:hAnsiTheme="minorHAnsi" w:cstheme="minorHAnsi"/>
          <w:sz w:val="32"/>
          <w:szCs w:val="32"/>
        </w:rPr>
        <w:t>Retrospective</w:t>
      </w:r>
      <w:proofErr w:type="spellEnd"/>
    </w:p>
    <w:p w14:paraId="44E6E8C2" w14:textId="77777777" w:rsidR="00272DB1" w:rsidRPr="0095005B" w:rsidRDefault="00272DB1" w:rsidP="00272DB1">
      <w:pPr>
        <w:pStyle w:val="Body"/>
        <w:spacing w:line="257" w:lineRule="auto"/>
        <w:rPr>
          <w:rFonts w:asciiTheme="minorHAnsi" w:hAnsiTheme="minorHAnsi" w:cstheme="minorHAnsi"/>
        </w:rPr>
      </w:pPr>
    </w:p>
    <w:p w14:paraId="697C32F7" w14:textId="77777777" w:rsidR="00272DB1" w:rsidRPr="0095005B" w:rsidRDefault="00272DB1" w:rsidP="00272DB1">
      <w:pPr>
        <w:pStyle w:val="Body"/>
        <w:spacing w:line="257" w:lineRule="auto"/>
        <w:rPr>
          <w:rFonts w:asciiTheme="minorHAnsi" w:eastAsia="Calibri" w:hAnsiTheme="minorHAnsi" w:cstheme="minorHAnsi"/>
        </w:rPr>
      </w:pPr>
    </w:p>
    <w:p w14:paraId="5CBC1B6D" w14:textId="0C8CB761" w:rsidR="00272DB1" w:rsidRPr="0095005B" w:rsidRDefault="00272DB1" w:rsidP="08241F56">
      <w:pPr>
        <w:pStyle w:val="Body"/>
        <w:spacing w:line="257" w:lineRule="auto"/>
        <w:jc w:val="both"/>
        <w:rPr>
          <w:rFonts w:asciiTheme="minorHAnsi" w:eastAsia="Calibri" w:hAnsiTheme="minorHAnsi" w:cstheme="minorBidi"/>
        </w:rPr>
      </w:pPr>
      <w:r w:rsidRPr="08241F56">
        <w:rPr>
          <w:rFonts w:asciiTheme="minorHAnsi" w:eastAsia="Calibri" w:hAnsiTheme="minorHAnsi" w:cstheme="minorBidi"/>
        </w:rPr>
        <w:t>À travers ce projet d'analyse politique automatisée, notre é</w:t>
      </w:r>
      <w:r w:rsidRPr="08241F56">
        <w:rPr>
          <w:rFonts w:asciiTheme="minorHAnsi" w:eastAsia="Calibri" w:hAnsiTheme="minorHAnsi" w:cstheme="minorBidi"/>
          <w:lang w:val="it-IT"/>
        </w:rPr>
        <w:t xml:space="preserve">quipe a franchi des </w:t>
      </w:r>
      <w:r w:rsidRPr="08241F56">
        <w:rPr>
          <w:rFonts w:asciiTheme="minorHAnsi" w:eastAsia="Calibri" w:hAnsiTheme="minorHAnsi" w:cstheme="minorBidi"/>
        </w:rPr>
        <w:t xml:space="preserve">étapes significatives et jeté les bases pour des développements futurs. Cette phase initiale a permis de poser les fondements d'un </w:t>
      </w:r>
      <w:proofErr w:type="spellStart"/>
      <w:r w:rsidRPr="08241F56">
        <w:rPr>
          <w:rFonts w:asciiTheme="minorHAnsi" w:eastAsia="Calibri" w:hAnsiTheme="minorHAnsi" w:cstheme="minorBidi"/>
        </w:rPr>
        <w:t>syst</w:t>
      </w:r>
      <w:proofErr w:type="spellEnd"/>
      <w:r w:rsidRPr="08241F56">
        <w:rPr>
          <w:rFonts w:asciiTheme="minorHAnsi" w:eastAsia="Calibri" w:hAnsiTheme="minorHAnsi" w:cstheme="minorBidi"/>
          <w:lang w:val="it-IT"/>
        </w:rPr>
        <w:t>è</w:t>
      </w:r>
      <w:r w:rsidRPr="08241F56">
        <w:rPr>
          <w:rFonts w:asciiTheme="minorHAnsi" w:eastAsia="Calibri" w:hAnsiTheme="minorHAnsi" w:cstheme="minorBidi"/>
        </w:rPr>
        <w:t>me prometteur, tout en identifiant des axes d'amélioration et des perspectives d'évolution.</w:t>
      </w:r>
    </w:p>
    <w:p w14:paraId="0CA1A36A" w14:textId="6439EBC2" w:rsidR="00272DB1" w:rsidRPr="0095005B" w:rsidRDefault="00272DB1" w:rsidP="08241F56">
      <w:pPr>
        <w:pStyle w:val="Body"/>
        <w:spacing w:line="257" w:lineRule="auto"/>
        <w:jc w:val="both"/>
        <w:rPr>
          <w:rFonts w:asciiTheme="minorHAnsi" w:eastAsia="Calibri" w:hAnsiTheme="minorHAnsi" w:cstheme="minorBidi"/>
        </w:rPr>
      </w:pPr>
    </w:p>
    <w:p w14:paraId="63E84CC0" w14:textId="77BC0D50" w:rsidR="00272DB1" w:rsidRPr="0095005B" w:rsidRDefault="08241F56" w:rsidP="08241F56">
      <w:pPr>
        <w:spacing w:line="257" w:lineRule="auto"/>
        <w:ind w:left="-20" w:right="-20"/>
        <w:jc w:val="both"/>
      </w:pPr>
      <w:r w:rsidRPr="08241F56">
        <w:rPr>
          <w:rFonts w:cs="Calibri"/>
          <w:b/>
          <w:bCs/>
          <w:color w:val="000000" w:themeColor="text1"/>
          <w:sz w:val="22"/>
        </w:rPr>
        <w:t>Difficultés et Défis, un projet de recherche :</w:t>
      </w:r>
    </w:p>
    <w:p w14:paraId="30FCC030" w14:textId="5347BAF5" w:rsidR="00272DB1" w:rsidRPr="0095005B" w:rsidRDefault="08241F56" w:rsidP="08241F56">
      <w:pPr>
        <w:spacing w:line="257" w:lineRule="auto"/>
        <w:ind w:left="-20" w:right="-20"/>
        <w:jc w:val="both"/>
      </w:pPr>
      <w:r w:rsidRPr="08241F56">
        <w:rPr>
          <w:rFonts w:cs="Calibri"/>
          <w:color w:val="000000" w:themeColor="text1"/>
          <w:sz w:val="22"/>
        </w:rPr>
        <w:lastRenderedPageBreak/>
        <w:t>Ce projet s'est avéré être à la pointe de la technologie, obligeant notre équipe à travailler sur un projet complexe qui se rapproche davantage d'un travail de Recherche et Développement (R&amp;D). En effet, la nature même de l'analyse automatique des discours politiques à partir de fichiers audios représente un défi technologique majeur. Nous avons dû constamment rester à l'affût des dernières avancées technologiques, effectuer une veille constante sur les nouveaux développements dans le domaine du traitement de la parole et de l'intelligence artificielle, ainsi qu'étudier attentivement les papiers de recherche les plus récents. Cette exigence de rester à la pointe de la technologie a été une caractéristique unique de ce projet, le distinguant nettement des autres projets que nous avons réalisés à l'EFREI.</w:t>
      </w:r>
    </w:p>
    <w:p w14:paraId="20D6440F" w14:textId="4A937622" w:rsidR="00272DB1" w:rsidRPr="0095005B" w:rsidRDefault="08241F56" w:rsidP="08241F56">
      <w:pPr>
        <w:spacing w:line="257" w:lineRule="auto"/>
        <w:ind w:left="-20" w:right="-20"/>
        <w:jc w:val="both"/>
      </w:pPr>
      <w:r w:rsidRPr="08241F56">
        <w:rPr>
          <w:rFonts w:cs="Calibri"/>
          <w:b/>
          <w:bCs/>
          <w:color w:val="000000" w:themeColor="text1"/>
          <w:sz w:val="22"/>
        </w:rPr>
        <w:t>Réussites de la collaboration en équipe :</w:t>
      </w:r>
    </w:p>
    <w:p w14:paraId="3774FB71" w14:textId="5C6630DF" w:rsidR="00272DB1" w:rsidRPr="0095005B" w:rsidRDefault="08241F56" w:rsidP="08241F56">
      <w:pPr>
        <w:spacing w:line="257" w:lineRule="auto"/>
        <w:ind w:left="-20" w:right="-20"/>
        <w:jc w:val="both"/>
      </w:pPr>
      <w:r w:rsidRPr="08241F56">
        <w:rPr>
          <w:rFonts w:cs="Calibri"/>
          <w:color w:val="000000" w:themeColor="text1"/>
          <w:sz w:val="22"/>
        </w:rPr>
        <w:t xml:space="preserve">Travailler en équipe de cinq personnes a été une réussite majeure de ce projet. Malgré sa taille conséquente par rapport à nos autres projets, notre équipe a su tirer parti de cette diversité pour répartir efficacement les tâches et travailler en parallèle. </w:t>
      </w:r>
      <w:r w:rsidR="5FE79ADD" w:rsidRPr="5FE79ADD">
        <w:rPr>
          <w:rFonts w:cs="Calibri"/>
          <w:color w:val="000000" w:themeColor="text1"/>
          <w:sz w:val="22"/>
        </w:rPr>
        <w:t xml:space="preserve">Répartir le travail en plusieurs piliers </w:t>
      </w:r>
      <w:r w:rsidR="34C15637" w:rsidRPr="34C15637">
        <w:rPr>
          <w:rFonts w:cs="Calibri"/>
          <w:color w:val="000000" w:themeColor="text1"/>
          <w:sz w:val="22"/>
        </w:rPr>
        <w:t>(</w:t>
      </w:r>
      <w:proofErr w:type="spellStart"/>
      <w:r w:rsidR="5FE79ADD" w:rsidRPr="5FE79ADD">
        <w:rPr>
          <w:rFonts w:cs="Calibri"/>
          <w:color w:val="000000" w:themeColor="text1"/>
          <w:sz w:val="22"/>
        </w:rPr>
        <w:t>diarisation</w:t>
      </w:r>
      <w:proofErr w:type="spellEnd"/>
      <w:r w:rsidR="5FE79ADD" w:rsidRPr="5FE79ADD">
        <w:rPr>
          <w:rFonts w:cs="Calibri"/>
          <w:color w:val="000000" w:themeColor="text1"/>
          <w:sz w:val="22"/>
        </w:rPr>
        <w:t>, identification, voix superposées</w:t>
      </w:r>
      <w:r w:rsidR="34C15637" w:rsidRPr="34C15637">
        <w:rPr>
          <w:rFonts w:cs="Calibri"/>
          <w:color w:val="000000" w:themeColor="text1"/>
          <w:sz w:val="22"/>
        </w:rPr>
        <w:t>) majeurs nous a permis de rester efficace sans dépendre du travail des autres membres de l’équipe.</w:t>
      </w:r>
      <w:r w:rsidR="23161FA7" w:rsidRPr="23161FA7">
        <w:rPr>
          <w:rFonts w:cs="Calibri"/>
          <w:color w:val="000000" w:themeColor="text1"/>
          <w:sz w:val="22"/>
        </w:rPr>
        <w:t xml:space="preserve"> </w:t>
      </w:r>
      <w:r w:rsidRPr="08241F56">
        <w:rPr>
          <w:rFonts w:cs="Calibri"/>
          <w:color w:val="000000" w:themeColor="text1"/>
          <w:sz w:val="22"/>
        </w:rPr>
        <w:t>Cette approche nous a permis de répondre à une contrainte de temps restreinte en réalisant des progrès significatifs sur plusieurs fronts simultanément. En assignant des tâches réalisables en parallèle, nous avons pu maximiser notre productivité et avancer efficacement vers nos objectifs communs. Cette capacité à collaborer harmonieusement en équipe, malgré la complexité du projet et la contrainte de temps, a été un élément clé de notre succès.</w:t>
      </w:r>
    </w:p>
    <w:p w14:paraId="1DDEE589" w14:textId="77777777" w:rsidR="00272DB1" w:rsidRPr="0095005B" w:rsidRDefault="00272DB1" w:rsidP="08241F56">
      <w:pPr>
        <w:pStyle w:val="Body"/>
        <w:spacing w:line="257" w:lineRule="auto"/>
        <w:jc w:val="both"/>
        <w:rPr>
          <w:rFonts w:asciiTheme="minorHAnsi" w:eastAsia="Calibri" w:hAnsiTheme="minorHAnsi" w:cstheme="minorBidi"/>
          <w:b/>
        </w:rPr>
      </w:pPr>
      <w:r w:rsidRPr="08241F56">
        <w:rPr>
          <w:rFonts w:asciiTheme="minorHAnsi" w:eastAsia="Calibri" w:hAnsiTheme="minorHAnsi" w:cstheme="minorBidi"/>
          <w:b/>
        </w:rPr>
        <w:t>Bilan et Retombées Actuelles</w:t>
      </w:r>
    </w:p>
    <w:p w14:paraId="0B187730" w14:textId="77777777" w:rsidR="00272DB1" w:rsidRPr="0095005B" w:rsidRDefault="00272DB1" w:rsidP="08241F56">
      <w:pPr>
        <w:pStyle w:val="Body"/>
        <w:spacing w:line="257" w:lineRule="auto"/>
        <w:jc w:val="both"/>
        <w:rPr>
          <w:rFonts w:asciiTheme="minorHAnsi" w:eastAsia="Calibri" w:hAnsiTheme="minorHAnsi" w:cstheme="minorBidi"/>
        </w:rPr>
      </w:pPr>
    </w:p>
    <w:p w14:paraId="44A12BAD" w14:textId="77777777" w:rsidR="00272DB1" w:rsidRPr="0095005B" w:rsidRDefault="00272DB1" w:rsidP="08241F56">
      <w:pPr>
        <w:pStyle w:val="Body"/>
        <w:spacing w:line="257" w:lineRule="auto"/>
        <w:jc w:val="both"/>
        <w:rPr>
          <w:rFonts w:asciiTheme="minorHAnsi" w:eastAsia="Calibri" w:hAnsiTheme="minorHAnsi" w:cstheme="minorBidi"/>
          <w:lang w:val="it-IT"/>
        </w:rPr>
      </w:pPr>
      <w:r w:rsidRPr="08241F56">
        <w:rPr>
          <w:rFonts w:asciiTheme="minorHAnsi" w:eastAsia="Calibri" w:hAnsiTheme="minorHAnsi" w:cstheme="minorBidi"/>
        </w:rPr>
        <w:t xml:space="preserve">Nous avons réussi à ériger une infrastructure technique solide, accompagnée du développement d'algorithmes avancés pour la </w:t>
      </w:r>
      <w:proofErr w:type="spellStart"/>
      <w:r w:rsidRPr="08241F56">
        <w:rPr>
          <w:rFonts w:asciiTheme="minorHAnsi" w:eastAsia="Calibri" w:hAnsiTheme="minorHAnsi" w:cstheme="minorBidi"/>
        </w:rPr>
        <w:t>diarisation</w:t>
      </w:r>
      <w:proofErr w:type="spellEnd"/>
      <w:r w:rsidRPr="08241F56">
        <w:rPr>
          <w:rFonts w:asciiTheme="minorHAnsi" w:eastAsia="Calibri" w:hAnsiTheme="minorHAnsi" w:cstheme="minorBidi"/>
        </w:rPr>
        <w:t xml:space="preserve"> de locuteur, la transcription audio, et l'identification des intervenants. Ces réalisations constituent des jalons majeurs dans la concrétisation de notre objectif d'analyse politique automatisé</w:t>
      </w:r>
      <w:r w:rsidRPr="08241F56">
        <w:rPr>
          <w:rFonts w:asciiTheme="minorHAnsi" w:eastAsia="Calibri" w:hAnsiTheme="minorHAnsi" w:cstheme="minorBidi"/>
          <w:lang w:val="it-IT"/>
        </w:rPr>
        <w:t>e.</w:t>
      </w:r>
    </w:p>
    <w:p w14:paraId="7615715F" w14:textId="77777777" w:rsidR="00272DB1" w:rsidRPr="0095005B" w:rsidRDefault="00272DB1" w:rsidP="08241F56">
      <w:pPr>
        <w:pStyle w:val="Body"/>
        <w:spacing w:line="257" w:lineRule="auto"/>
        <w:jc w:val="both"/>
        <w:rPr>
          <w:rFonts w:asciiTheme="minorHAnsi" w:eastAsia="Calibri" w:hAnsiTheme="minorHAnsi" w:cstheme="minorBidi"/>
        </w:rPr>
      </w:pPr>
    </w:p>
    <w:p w14:paraId="2FAB4E70" w14:textId="77777777" w:rsidR="00272DB1" w:rsidRPr="0095005B" w:rsidRDefault="00272DB1" w:rsidP="08241F56">
      <w:pPr>
        <w:pStyle w:val="Body"/>
        <w:spacing w:line="257" w:lineRule="auto"/>
        <w:jc w:val="both"/>
        <w:rPr>
          <w:rFonts w:asciiTheme="minorHAnsi" w:eastAsia="Calibri" w:hAnsiTheme="minorHAnsi" w:cstheme="minorBidi"/>
        </w:rPr>
      </w:pPr>
      <w:r w:rsidRPr="08241F56">
        <w:rPr>
          <w:rFonts w:asciiTheme="minorHAnsi" w:eastAsia="Calibri" w:hAnsiTheme="minorHAnsi" w:cstheme="minorBidi"/>
        </w:rPr>
        <w:t>Par ailleurs, l'adoption d'une méthodologie agile s'est avérée fructueuse, permettant une gestion efficace du projet et une collaboration harmonieuse entre les membres de l'équipe. Cette approche nous a dotés d'une agilité nécessaire pour répondre aux exigences changeantes et maintenir un haut niveau de qualité tout au long du processus de développement.</w:t>
      </w:r>
    </w:p>
    <w:p w14:paraId="7A707454" w14:textId="07A23FF8" w:rsidR="20D3D56F" w:rsidRDefault="20D3D56F" w:rsidP="20D3D56F">
      <w:pPr>
        <w:pStyle w:val="Body"/>
        <w:spacing w:line="257" w:lineRule="auto"/>
        <w:jc w:val="both"/>
        <w:rPr>
          <w:rFonts w:asciiTheme="minorHAnsi" w:eastAsia="Calibri" w:hAnsiTheme="minorHAnsi" w:cstheme="minorBidi"/>
        </w:rPr>
      </w:pPr>
    </w:p>
    <w:p w14:paraId="59ECDB27" w14:textId="77777777" w:rsidR="00272DB1" w:rsidRPr="0095005B" w:rsidRDefault="00272DB1" w:rsidP="08241F56">
      <w:pPr>
        <w:pStyle w:val="Body"/>
        <w:spacing w:line="257" w:lineRule="auto"/>
        <w:jc w:val="both"/>
        <w:rPr>
          <w:rFonts w:asciiTheme="minorHAnsi" w:eastAsia="Calibri" w:hAnsiTheme="minorHAnsi" w:cstheme="minorBidi"/>
        </w:rPr>
      </w:pPr>
    </w:p>
    <w:p w14:paraId="6EA05768" w14:textId="77777777" w:rsidR="00272DB1" w:rsidRPr="0095005B" w:rsidRDefault="00272DB1" w:rsidP="08241F56">
      <w:pPr>
        <w:pStyle w:val="Body"/>
        <w:spacing w:line="257" w:lineRule="auto"/>
        <w:jc w:val="both"/>
        <w:rPr>
          <w:rFonts w:asciiTheme="minorHAnsi" w:eastAsia="Calibri" w:hAnsiTheme="minorHAnsi" w:cstheme="minorBidi"/>
          <w:b/>
        </w:rPr>
      </w:pPr>
      <w:r w:rsidRPr="08241F56">
        <w:rPr>
          <w:rFonts w:asciiTheme="minorHAnsi" w:eastAsia="Calibri" w:hAnsiTheme="minorHAnsi" w:cstheme="minorBidi"/>
          <w:b/>
        </w:rPr>
        <w:t>Perspectives d'Amélioration et d’Évolution</w:t>
      </w:r>
    </w:p>
    <w:p w14:paraId="184634BC" w14:textId="77777777" w:rsidR="00272DB1" w:rsidRPr="0095005B" w:rsidRDefault="00272DB1" w:rsidP="08241F56">
      <w:pPr>
        <w:pStyle w:val="Body"/>
        <w:spacing w:line="257" w:lineRule="auto"/>
        <w:jc w:val="both"/>
        <w:rPr>
          <w:rStyle w:val="None"/>
          <w:rFonts w:asciiTheme="minorHAnsi" w:eastAsia="Calibri" w:hAnsiTheme="minorHAnsi" w:cstheme="minorBidi"/>
        </w:rPr>
      </w:pPr>
    </w:p>
    <w:p w14:paraId="5861BED4" w14:textId="52D9CCF6" w:rsidR="00272DB1" w:rsidRPr="0095005B" w:rsidRDefault="00272DB1" w:rsidP="08241F56">
      <w:pPr>
        <w:pStyle w:val="Body"/>
        <w:spacing w:line="257" w:lineRule="auto"/>
        <w:jc w:val="both"/>
        <w:rPr>
          <w:rFonts w:asciiTheme="minorHAnsi" w:eastAsia="Calibri" w:hAnsiTheme="minorHAnsi" w:cstheme="minorBidi"/>
        </w:rPr>
      </w:pPr>
      <w:r w:rsidRPr="08241F56">
        <w:rPr>
          <w:rFonts w:asciiTheme="minorHAnsi" w:eastAsia="Calibri" w:hAnsiTheme="minorHAnsi" w:cstheme="minorBidi"/>
        </w:rPr>
        <w:t xml:space="preserve">Pour consolider notre </w:t>
      </w:r>
      <w:proofErr w:type="spellStart"/>
      <w:r w:rsidRPr="08241F56">
        <w:rPr>
          <w:rFonts w:asciiTheme="minorHAnsi" w:eastAsia="Calibri" w:hAnsiTheme="minorHAnsi" w:cstheme="minorBidi"/>
        </w:rPr>
        <w:t>syst</w:t>
      </w:r>
      <w:proofErr w:type="spellEnd"/>
      <w:r w:rsidRPr="08241F56">
        <w:rPr>
          <w:rFonts w:asciiTheme="minorHAnsi" w:eastAsia="Calibri" w:hAnsiTheme="minorHAnsi" w:cstheme="minorBidi"/>
          <w:lang w:val="it-IT"/>
        </w:rPr>
        <w:t>è</w:t>
      </w:r>
      <w:r w:rsidRPr="08241F56">
        <w:rPr>
          <w:rFonts w:asciiTheme="minorHAnsi" w:eastAsia="Calibri" w:hAnsiTheme="minorHAnsi" w:cstheme="minorBidi"/>
        </w:rPr>
        <w:t xml:space="preserve">me d'analyse politique automatisée, plusieurs axes d'amélioration et de développement émergent, conformément aux défis rencontrés et aux </w:t>
      </w:r>
      <w:r w:rsidR="007A743B" w:rsidRPr="08241F56">
        <w:rPr>
          <w:rFonts w:asciiTheme="minorHAnsi" w:eastAsia="Calibri" w:hAnsiTheme="minorHAnsi" w:cstheme="minorBidi"/>
        </w:rPr>
        <w:t>opportunités</w:t>
      </w:r>
      <w:r w:rsidRPr="08241F56">
        <w:rPr>
          <w:rFonts w:asciiTheme="minorHAnsi" w:eastAsia="Calibri" w:hAnsiTheme="minorHAnsi" w:cstheme="minorBidi"/>
        </w:rPr>
        <w:t>.</w:t>
      </w:r>
    </w:p>
    <w:p w14:paraId="38E29D23" w14:textId="77777777" w:rsidR="00272DB1" w:rsidRPr="0095005B" w:rsidRDefault="00272DB1" w:rsidP="08241F56">
      <w:pPr>
        <w:pStyle w:val="Body"/>
        <w:spacing w:line="257" w:lineRule="auto"/>
        <w:jc w:val="both"/>
        <w:rPr>
          <w:rFonts w:asciiTheme="minorHAnsi" w:eastAsia="Calibri" w:hAnsiTheme="minorHAnsi" w:cstheme="minorBidi"/>
        </w:rPr>
      </w:pPr>
    </w:p>
    <w:p w14:paraId="68B3248D" w14:textId="77777777" w:rsidR="00272DB1" w:rsidRPr="0095005B" w:rsidRDefault="00272DB1" w:rsidP="08241F56">
      <w:pPr>
        <w:pStyle w:val="Body"/>
        <w:spacing w:line="257" w:lineRule="auto"/>
        <w:jc w:val="both"/>
        <w:rPr>
          <w:rFonts w:asciiTheme="minorHAnsi" w:eastAsia="Calibri" w:hAnsiTheme="minorHAnsi" w:cstheme="minorBidi"/>
          <w:lang w:val="it-IT"/>
        </w:rPr>
      </w:pPr>
      <w:r w:rsidRPr="08241F56">
        <w:rPr>
          <w:rStyle w:val="None"/>
          <w:rFonts w:asciiTheme="minorHAnsi" w:eastAsia="Calibri" w:hAnsiTheme="minorHAnsi" w:cstheme="minorBidi"/>
          <w:b/>
        </w:rPr>
        <w:t>Affinement des Mod</w:t>
      </w:r>
      <w:r w:rsidRPr="08241F56">
        <w:rPr>
          <w:rStyle w:val="None"/>
          <w:rFonts w:asciiTheme="minorHAnsi" w:eastAsia="Calibri" w:hAnsiTheme="minorHAnsi" w:cstheme="minorBidi"/>
          <w:b/>
          <w:lang w:val="it-IT"/>
        </w:rPr>
        <w:t>è</w:t>
      </w:r>
      <w:r w:rsidRPr="08241F56">
        <w:rPr>
          <w:rStyle w:val="None"/>
          <w:rFonts w:asciiTheme="minorHAnsi" w:eastAsia="Calibri" w:hAnsiTheme="minorHAnsi" w:cstheme="minorBidi"/>
          <w:b/>
        </w:rPr>
        <w:t>les dans les Pipelines</w:t>
      </w:r>
      <w:r w:rsidRPr="08241F56">
        <w:rPr>
          <w:rFonts w:asciiTheme="minorHAnsi" w:eastAsia="Calibri" w:hAnsiTheme="minorHAnsi" w:cstheme="minorBidi"/>
        </w:rPr>
        <w:t xml:space="preserve"> : L'optimisation des mod</w:t>
      </w:r>
      <w:r w:rsidRPr="08241F56">
        <w:rPr>
          <w:rFonts w:asciiTheme="minorHAnsi" w:eastAsia="Calibri" w:hAnsiTheme="minorHAnsi" w:cstheme="minorBidi"/>
          <w:lang w:val="it-IT"/>
        </w:rPr>
        <w:t>è</w:t>
      </w:r>
      <w:r w:rsidRPr="08241F56">
        <w:rPr>
          <w:rFonts w:asciiTheme="minorHAnsi" w:eastAsia="Calibri" w:hAnsiTheme="minorHAnsi" w:cstheme="minorBidi"/>
        </w:rPr>
        <w:t>les utilisés dans nos pipelines constitue une priorité. Nous nous engageons à affiner ces mod</w:t>
      </w:r>
      <w:r w:rsidRPr="08241F56">
        <w:rPr>
          <w:rFonts w:asciiTheme="minorHAnsi" w:eastAsia="Calibri" w:hAnsiTheme="minorHAnsi" w:cstheme="minorBidi"/>
          <w:lang w:val="it-IT"/>
        </w:rPr>
        <w:t>è</w:t>
      </w:r>
      <w:r w:rsidRPr="08241F56">
        <w:rPr>
          <w:rFonts w:asciiTheme="minorHAnsi" w:eastAsia="Calibri" w:hAnsiTheme="minorHAnsi" w:cstheme="minorBidi"/>
        </w:rPr>
        <w:t>les afin de les rendre plus adaptés aux spé</w:t>
      </w:r>
      <w:r w:rsidRPr="08241F56">
        <w:rPr>
          <w:rFonts w:asciiTheme="minorHAnsi" w:eastAsia="Calibri" w:hAnsiTheme="minorHAnsi" w:cstheme="minorBidi"/>
          <w:lang w:val="it-IT"/>
        </w:rPr>
        <w:t>cificit</w:t>
      </w:r>
      <w:proofErr w:type="spellStart"/>
      <w:r w:rsidRPr="08241F56">
        <w:rPr>
          <w:rFonts w:asciiTheme="minorHAnsi" w:eastAsia="Calibri" w:hAnsiTheme="minorHAnsi" w:cstheme="minorBidi"/>
        </w:rPr>
        <w:t>és</w:t>
      </w:r>
      <w:proofErr w:type="spellEnd"/>
      <w:r w:rsidRPr="08241F56">
        <w:rPr>
          <w:rFonts w:asciiTheme="minorHAnsi" w:eastAsia="Calibri" w:hAnsiTheme="minorHAnsi" w:cstheme="minorBidi"/>
        </w:rPr>
        <w:t xml:space="preserve"> des débats politiques, visant ainsi à améliorer la performance globale de notre </w:t>
      </w:r>
      <w:proofErr w:type="spellStart"/>
      <w:r w:rsidRPr="08241F56">
        <w:rPr>
          <w:rFonts w:asciiTheme="minorHAnsi" w:eastAsia="Calibri" w:hAnsiTheme="minorHAnsi" w:cstheme="minorBidi"/>
        </w:rPr>
        <w:t>syst</w:t>
      </w:r>
      <w:proofErr w:type="spellEnd"/>
      <w:r w:rsidRPr="08241F56">
        <w:rPr>
          <w:rFonts w:asciiTheme="minorHAnsi" w:eastAsia="Calibri" w:hAnsiTheme="minorHAnsi" w:cstheme="minorBidi"/>
          <w:lang w:val="it-IT"/>
        </w:rPr>
        <w:t>ème.</w:t>
      </w:r>
    </w:p>
    <w:p w14:paraId="3B8E1116" w14:textId="77777777" w:rsidR="00272DB1" w:rsidRPr="0095005B" w:rsidRDefault="00272DB1" w:rsidP="08241F56">
      <w:pPr>
        <w:pStyle w:val="Body"/>
        <w:spacing w:line="257" w:lineRule="auto"/>
        <w:jc w:val="both"/>
        <w:rPr>
          <w:rFonts w:asciiTheme="minorHAnsi" w:eastAsia="Calibri" w:hAnsiTheme="minorHAnsi" w:cstheme="minorBidi"/>
        </w:rPr>
      </w:pPr>
    </w:p>
    <w:p w14:paraId="543246FE" w14:textId="77777777" w:rsidR="00272DB1" w:rsidRPr="0095005B" w:rsidRDefault="00272DB1" w:rsidP="08241F56">
      <w:pPr>
        <w:pStyle w:val="Body"/>
        <w:spacing w:line="257" w:lineRule="auto"/>
        <w:jc w:val="both"/>
        <w:rPr>
          <w:rFonts w:asciiTheme="minorHAnsi" w:eastAsia="Calibri" w:hAnsiTheme="minorHAnsi" w:cstheme="minorBidi"/>
        </w:rPr>
      </w:pPr>
      <w:r w:rsidRPr="08241F56">
        <w:rPr>
          <w:rStyle w:val="None"/>
          <w:rFonts w:asciiTheme="minorHAnsi" w:eastAsia="Calibri" w:hAnsiTheme="minorHAnsi" w:cstheme="minorBidi"/>
          <w:b/>
        </w:rPr>
        <w:t xml:space="preserve">Constitution d'un Nouveau </w:t>
      </w:r>
      <w:proofErr w:type="spellStart"/>
      <w:r w:rsidRPr="08241F56">
        <w:rPr>
          <w:rStyle w:val="None"/>
          <w:rFonts w:asciiTheme="minorHAnsi" w:eastAsia="Calibri" w:hAnsiTheme="minorHAnsi" w:cstheme="minorBidi"/>
          <w:b/>
        </w:rPr>
        <w:t>Dataset</w:t>
      </w:r>
      <w:proofErr w:type="spellEnd"/>
      <w:r w:rsidRPr="08241F56">
        <w:rPr>
          <w:rStyle w:val="None"/>
          <w:rFonts w:asciiTheme="minorHAnsi" w:eastAsia="Calibri" w:hAnsiTheme="minorHAnsi" w:cstheme="minorBidi"/>
          <w:b/>
        </w:rPr>
        <w:t xml:space="preserve"> de Débats</w:t>
      </w:r>
      <w:r w:rsidRPr="08241F56">
        <w:rPr>
          <w:rFonts w:asciiTheme="minorHAnsi" w:eastAsia="Calibri" w:hAnsiTheme="minorHAnsi" w:cstheme="minorBidi"/>
        </w:rPr>
        <w:t xml:space="preserve"> : La création d'un nouveau </w:t>
      </w:r>
      <w:proofErr w:type="spellStart"/>
      <w:r w:rsidRPr="08241F56">
        <w:rPr>
          <w:rFonts w:asciiTheme="minorHAnsi" w:eastAsia="Calibri" w:hAnsiTheme="minorHAnsi" w:cstheme="minorBidi"/>
        </w:rPr>
        <w:t>dataset</w:t>
      </w:r>
      <w:proofErr w:type="spellEnd"/>
      <w:r w:rsidRPr="08241F56">
        <w:rPr>
          <w:rFonts w:asciiTheme="minorHAnsi" w:eastAsia="Calibri" w:hAnsiTheme="minorHAnsi" w:cstheme="minorBidi"/>
        </w:rPr>
        <w:t xml:space="preserve">, comportant des débats avec des chevauchements, </w:t>
      </w:r>
      <w:proofErr w:type="spellStart"/>
      <w:r w:rsidRPr="08241F56">
        <w:rPr>
          <w:rFonts w:asciiTheme="minorHAnsi" w:eastAsia="Calibri" w:hAnsiTheme="minorHAnsi" w:cstheme="minorBidi"/>
        </w:rPr>
        <w:t>repré</w:t>
      </w:r>
      <w:proofErr w:type="spellEnd"/>
      <w:r w:rsidRPr="08241F56">
        <w:rPr>
          <w:rFonts w:asciiTheme="minorHAnsi" w:eastAsia="Calibri" w:hAnsiTheme="minorHAnsi" w:cstheme="minorBidi"/>
          <w:lang w:val="it-IT"/>
        </w:rPr>
        <w:t>sente un imp</w:t>
      </w:r>
      <w:proofErr w:type="spellStart"/>
      <w:r w:rsidRPr="08241F56">
        <w:rPr>
          <w:rFonts w:asciiTheme="minorHAnsi" w:eastAsia="Calibri" w:hAnsiTheme="minorHAnsi" w:cstheme="minorBidi"/>
        </w:rPr>
        <w:t>ératif</w:t>
      </w:r>
      <w:proofErr w:type="spellEnd"/>
      <w:r w:rsidRPr="08241F56">
        <w:rPr>
          <w:rFonts w:asciiTheme="minorHAnsi" w:eastAsia="Calibri" w:hAnsiTheme="minorHAnsi" w:cstheme="minorBidi"/>
        </w:rPr>
        <w:t>. Nous prévoyons d'annoter ce corpus de données afin d'enrichir nos mod</w:t>
      </w:r>
      <w:r w:rsidRPr="08241F56">
        <w:rPr>
          <w:rFonts w:asciiTheme="minorHAnsi" w:eastAsia="Calibri" w:hAnsiTheme="minorHAnsi" w:cstheme="minorBidi"/>
          <w:lang w:val="it-IT"/>
        </w:rPr>
        <w:t>è</w:t>
      </w:r>
      <w:r w:rsidRPr="08241F56">
        <w:rPr>
          <w:rFonts w:asciiTheme="minorHAnsi" w:eastAsia="Calibri" w:hAnsiTheme="minorHAnsi" w:cstheme="minorBidi"/>
        </w:rPr>
        <w:t>les et d'améliorer leur capacité à gérer des situations plus complexes.</w:t>
      </w:r>
    </w:p>
    <w:p w14:paraId="27DA5B7C" w14:textId="77777777" w:rsidR="00272DB1" w:rsidRPr="0095005B" w:rsidRDefault="00272DB1" w:rsidP="08241F56">
      <w:pPr>
        <w:pStyle w:val="Body"/>
        <w:spacing w:line="257" w:lineRule="auto"/>
        <w:jc w:val="both"/>
        <w:rPr>
          <w:rFonts w:asciiTheme="minorHAnsi" w:eastAsia="Calibri" w:hAnsiTheme="minorHAnsi" w:cstheme="minorBidi"/>
        </w:rPr>
      </w:pPr>
    </w:p>
    <w:p w14:paraId="7EF47C62" w14:textId="6E3542D7" w:rsidR="00272DB1" w:rsidRPr="0095005B" w:rsidRDefault="00272DB1" w:rsidP="08241F56">
      <w:pPr>
        <w:pStyle w:val="Body"/>
        <w:spacing w:line="257" w:lineRule="auto"/>
        <w:jc w:val="both"/>
        <w:rPr>
          <w:rFonts w:asciiTheme="minorHAnsi" w:eastAsia="Calibri" w:hAnsiTheme="minorHAnsi" w:cstheme="minorBidi"/>
        </w:rPr>
      </w:pPr>
      <w:r w:rsidRPr="08241F56">
        <w:rPr>
          <w:rStyle w:val="None"/>
          <w:rFonts w:asciiTheme="minorHAnsi" w:eastAsia="Calibri" w:hAnsiTheme="minorHAnsi" w:cstheme="minorBidi"/>
          <w:b/>
        </w:rPr>
        <w:lastRenderedPageBreak/>
        <w:t>Définition de Métriques Objectives</w:t>
      </w:r>
      <w:r w:rsidRPr="08241F56">
        <w:rPr>
          <w:rFonts w:asciiTheme="minorHAnsi" w:eastAsia="Calibri" w:hAnsiTheme="minorHAnsi" w:cstheme="minorBidi"/>
        </w:rPr>
        <w:t xml:space="preserve"> : Pour évaluer l'efficacité </w:t>
      </w:r>
      <w:r w:rsidRPr="08241F56">
        <w:rPr>
          <w:rFonts w:asciiTheme="minorHAnsi" w:eastAsia="Calibri" w:hAnsiTheme="minorHAnsi" w:cstheme="minorBidi"/>
          <w:lang w:val="pt-PT"/>
        </w:rPr>
        <w:t>de nos mod</w:t>
      </w:r>
      <w:r w:rsidRPr="08241F56">
        <w:rPr>
          <w:rFonts w:asciiTheme="minorHAnsi" w:eastAsia="Calibri" w:hAnsiTheme="minorHAnsi" w:cstheme="minorBidi"/>
          <w:lang w:val="it-IT"/>
        </w:rPr>
        <w:t>è</w:t>
      </w:r>
      <w:r w:rsidRPr="08241F56">
        <w:rPr>
          <w:rFonts w:asciiTheme="minorHAnsi" w:eastAsia="Calibri" w:hAnsiTheme="minorHAnsi" w:cstheme="minorBidi"/>
        </w:rPr>
        <w:t xml:space="preserve">les de </w:t>
      </w:r>
      <w:proofErr w:type="spellStart"/>
      <w:r w:rsidRPr="08241F56">
        <w:rPr>
          <w:rFonts w:asciiTheme="minorHAnsi" w:eastAsia="Calibri" w:hAnsiTheme="minorHAnsi" w:cstheme="minorBidi"/>
        </w:rPr>
        <w:t>mani</w:t>
      </w:r>
      <w:proofErr w:type="spellEnd"/>
      <w:r w:rsidRPr="08241F56">
        <w:rPr>
          <w:rFonts w:asciiTheme="minorHAnsi" w:eastAsia="Calibri" w:hAnsiTheme="minorHAnsi" w:cstheme="minorBidi"/>
          <w:lang w:val="it-IT"/>
        </w:rPr>
        <w:t>è</w:t>
      </w:r>
      <w:r w:rsidRPr="08241F56">
        <w:rPr>
          <w:rFonts w:asciiTheme="minorHAnsi" w:eastAsia="Calibri" w:hAnsiTheme="minorHAnsi" w:cstheme="minorBidi"/>
        </w:rPr>
        <w:t xml:space="preserve">re plus précise, il est essentiel de définir des métriques objectives. Ces mesures nous permettront d'évaluer la performance de notre </w:t>
      </w:r>
      <w:proofErr w:type="spellStart"/>
      <w:r w:rsidRPr="08241F56">
        <w:rPr>
          <w:rFonts w:asciiTheme="minorHAnsi" w:eastAsia="Calibri" w:hAnsiTheme="minorHAnsi" w:cstheme="minorBidi"/>
        </w:rPr>
        <w:t>syst</w:t>
      </w:r>
      <w:proofErr w:type="spellEnd"/>
      <w:r w:rsidRPr="08241F56">
        <w:rPr>
          <w:rFonts w:asciiTheme="minorHAnsi" w:eastAsia="Calibri" w:hAnsiTheme="minorHAnsi" w:cstheme="minorBidi"/>
          <w:lang w:val="it-IT"/>
        </w:rPr>
        <w:t>è</w:t>
      </w:r>
      <w:r w:rsidRPr="08241F56">
        <w:rPr>
          <w:rFonts w:asciiTheme="minorHAnsi" w:eastAsia="Calibri" w:hAnsiTheme="minorHAnsi" w:cstheme="minorBidi"/>
        </w:rPr>
        <w:t xml:space="preserve">me de </w:t>
      </w:r>
      <w:proofErr w:type="spellStart"/>
      <w:r w:rsidRPr="08241F56">
        <w:rPr>
          <w:rFonts w:asciiTheme="minorHAnsi" w:eastAsia="Calibri" w:hAnsiTheme="minorHAnsi" w:cstheme="minorBidi"/>
        </w:rPr>
        <w:t>mani</w:t>
      </w:r>
      <w:proofErr w:type="spellEnd"/>
      <w:r w:rsidRPr="08241F56">
        <w:rPr>
          <w:rFonts w:asciiTheme="minorHAnsi" w:eastAsia="Calibri" w:hAnsiTheme="minorHAnsi" w:cstheme="minorBidi"/>
          <w:lang w:val="it-IT"/>
        </w:rPr>
        <w:t xml:space="preserve">ère quantitative, </w:t>
      </w:r>
      <w:r w:rsidR="007A743B" w:rsidRPr="08241F56">
        <w:rPr>
          <w:rFonts w:asciiTheme="minorHAnsi" w:eastAsia="Calibri" w:hAnsiTheme="minorHAnsi" w:cstheme="minorBidi"/>
        </w:rPr>
        <w:t>dépassant</w:t>
      </w:r>
      <w:r w:rsidRPr="08241F56">
        <w:rPr>
          <w:rFonts w:asciiTheme="minorHAnsi" w:eastAsia="Calibri" w:hAnsiTheme="minorHAnsi" w:cstheme="minorBidi"/>
        </w:rPr>
        <w:t xml:space="preserve"> ainsi les évaluations manuelles souvent sujettes à la subjectivité.</w:t>
      </w:r>
    </w:p>
    <w:p w14:paraId="0454C1BA" w14:textId="77777777" w:rsidR="00272DB1" w:rsidRPr="0095005B" w:rsidRDefault="00272DB1" w:rsidP="08241F56">
      <w:pPr>
        <w:pStyle w:val="Body"/>
        <w:spacing w:line="257" w:lineRule="auto"/>
        <w:jc w:val="both"/>
        <w:rPr>
          <w:rFonts w:asciiTheme="minorHAnsi" w:eastAsia="Calibri" w:hAnsiTheme="minorHAnsi" w:cstheme="minorBidi"/>
        </w:rPr>
      </w:pPr>
    </w:p>
    <w:p w14:paraId="4298B571" w14:textId="77777777" w:rsidR="00272DB1" w:rsidRPr="0095005B" w:rsidRDefault="00272DB1" w:rsidP="08241F56">
      <w:pPr>
        <w:pStyle w:val="Body"/>
        <w:spacing w:line="257" w:lineRule="auto"/>
        <w:jc w:val="both"/>
        <w:rPr>
          <w:rFonts w:asciiTheme="minorHAnsi" w:eastAsia="Calibri" w:hAnsiTheme="minorHAnsi" w:cstheme="minorBidi"/>
        </w:rPr>
      </w:pPr>
      <w:r w:rsidRPr="08241F56">
        <w:rPr>
          <w:rStyle w:val="None"/>
          <w:rFonts w:asciiTheme="minorHAnsi" w:eastAsia="Calibri" w:hAnsiTheme="minorHAnsi" w:cstheme="minorBidi"/>
          <w:b/>
        </w:rPr>
        <w:t>Poursuite du Développement</w:t>
      </w:r>
      <w:r w:rsidRPr="08241F56">
        <w:rPr>
          <w:rFonts w:asciiTheme="minorHAnsi" w:eastAsia="Calibri" w:hAnsiTheme="minorHAnsi" w:cstheme="minorBidi"/>
        </w:rPr>
        <w:t xml:space="preserve"> : Nous envisageons également de poursuivre le développement de notre </w:t>
      </w:r>
      <w:proofErr w:type="spellStart"/>
      <w:r w:rsidRPr="08241F56">
        <w:rPr>
          <w:rFonts w:asciiTheme="minorHAnsi" w:eastAsia="Calibri" w:hAnsiTheme="minorHAnsi" w:cstheme="minorBidi"/>
        </w:rPr>
        <w:t>syst</w:t>
      </w:r>
      <w:proofErr w:type="spellEnd"/>
      <w:r w:rsidRPr="08241F56">
        <w:rPr>
          <w:rFonts w:asciiTheme="minorHAnsi" w:eastAsia="Calibri" w:hAnsiTheme="minorHAnsi" w:cstheme="minorBidi"/>
          <w:lang w:val="it-IT"/>
        </w:rPr>
        <w:t>è</w:t>
      </w:r>
      <w:r w:rsidRPr="08241F56">
        <w:rPr>
          <w:rFonts w:asciiTheme="minorHAnsi" w:eastAsia="Calibri" w:hAnsiTheme="minorHAnsi" w:cstheme="minorBidi"/>
        </w:rPr>
        <w:t>me en explorant de nouvelles fonctionnalités telles que la détection de th</w:t>
      </w:r>
      <w:r w:rsidRPr="08241F56">
        <w:rPr>
          <w:rFonts w:asciiTheme="minorHAnsi" w:eastAsia="Calibri" w:hAnsiTheme="minorHAnsi" w:cstheme="minorBidi"/>
          <w:lang w:val="it-IT"/>
        </w:rPr>
        <w:t>è</w:t>
      </w:r>
      <w:proofErr w:type="spellStart"/>
      <w:r w:rsidRPr="08241F56">
        <w:rPr>
          <w:rFonts w:asciiTheme="minorHAnsi" w:eastAsia="Calibri" w:hAnsiTheme="minorHAnsi" w:cstheme="minorBidi"/>
        </w:rPr>
        <w:t>mes</w:t>
      </w:r>
      <w:proofErr w:type="spellEnd"/>
      <w:r w:rsidRPr="08241F56">
        <w:rPr>
          <w:rFonts w:asciiTheme="minorHAnsi" w:eastAsia="Calibri" w:hAnsiTheme="minorHAnsi" w:cstheme="minorBidi"/>
        </w:rPr>
        <w:t>, l'analyse d'émotions, le résumé de texte, et l'analyse du temps de parole. Ces extensions enrichiront notre capacité à extraire des insights pertinents à partir des discours politiques.</w:t>
      </w:r>
    </w:p>
    <w:p w14:paraId="777584B7" w14:textId="77777777" w:rsidR="00272DB1" w:rsidRPr="0095005B" w:rsidRDefault="00272DB1" w:rsidP="08241F56">
      <w:pPr>
        <w:pStyle w:val="Body"/>
        <w:spacing w:line="257" w:lineRule="auto"/>
        <w:jc w:val="both"/>
        <w:rPr>
          <w:rFonts w:asciiTheme="minorHAnsi" w:eastAsia="Calibri" w:hAnsiTheme="minorHAnsi" w:cstheme="minorBidi"/>
        </w:rPr>
      </w:pPr>
    </w:p>
    <w:p w14:paraId="72716A6C" w14:textId="77777777" w:rsidR="00272DB1" w:rsidRPr="0095005B" w:rsidRDefault="00272DB1" w:rsidP="08241F56">
      <w:pPr>
        <w:pStyle w:val="Body"/>
        <w:spacing w:line="257" w:lineRule="auto"/>
        <w:jc w:val="both"/>
        <w:rPr>
          <w:rFonts w:asciiTheme="minorHAnsi" w:eastAsia="Calibri" w:hAnsiTheme="minorHAnsi" w:cstheme="minorBidi"/>
        </w:rPr>
      </w:pPr>
      <w:r w:rsidRPr="08241F56">
        <w:rPr>
          <w:rFonts w:asciiTheme="minorHAnsi" w:eastAsia="Calibri" w:hAnsiTheme="minorHAnsi" w:cstheme="minorBidi"/>
        </w:rPr>
        <w:t xml:space="preserve">En somme, ces perspectives d'amélioration témoignent de notre engagement continu à perfectionner notre </w:t>
      </w:r>
      <w:proofErr w:type="spellStart"/>
      <w:r w:rsidRPr="08241F56">
        <w:rPr>
          <w:rFonts w:asciiTheme="minorHAnsi" w:eastAsia="Calibri" w:hAnsiTheme="minorHAnsi" w:cstheme="minorBidi"/>
        </w:rPr>
        <w:t>syst</w:t>
      </w:r>
      <w:proofErr w:type="spellEnd"/>
      <w:r w:rsidRPr="08241F56">
        <w:rPr>
          <w:rFonts w:asciiTheme="minorHAnsi" w:eastAsia="Calibri" w:hAnsiTheme="minorHAnsi" w:cstheme="minorBidi"/>
          <w:lang w:val="it-IT"/>
        </w:rPr>
        <w:t>è</w:t>
      </w:r>
      <w:r w:rsidRPr="08241F56">
        <w:rPr>
          <w:rFonts w:asciiTheme="minorHAnsi" w:eastAsia="Calibri" w:hAnsiTheme="minorHAnsi" w:cstheme="minorBidi"/>
        </w:rPr>
        <w:t>me d'analyse politique automatisée, afin de fournir des résultats toujours plus précis et significatifs dans la compréhension des discours politiques contemporains.</w:t>
      </w:r>
    </w:p>
    <w:p w14:paraId="040C9A83" w14:textId="77777777" w:rsidR="00272DB1" w:rsidRPr="0095005B" w:rsidRDefault="00272DB1" w:rsidP="08241F56">
      <w:pPr>
        <w:pStyle w:val="Body"/>
        <w:spacing w:line="257" w:lineRule="auto"/>
        <w:jc w:val="both"/>
        <w:rPr>
          <w:rFonts w:asciiTheme="minorHAnsi" w:eastAsia="Calibri" w:hAnsiTheme="minorHAnsi" w:cstheme="minorBidi"/>
        </w:rPr>
      </w:pPr>
    </w:p>
    <w:p w14:paraId="72904F01" w14:textId="326438A5" w:rsidR="00272DB1" w:rsidRPr="00D20851" w:rsidRDefault="00272DB1" w:rsidP="08241F56">
      <w:pPr>
        <w:pStyle w:val="Body"/>
        <w:spacing w:line="257" w:lineRule="auto"/>
        <w:jc w:val="both"/>
        <w:rPr>
          <w:rFonts w:asciiTheme="minorHAnsi" w:eastAsia="Calibri" w:hAnsiTheme="minorHAnsi" w:cstheme="minorBidi"/>
          <w:b/>
          <w:bCs/>
        </w:rPr>
      </w:pPr>
      <w:r w:rsidRPr="00D20851">
        <w:rPr>
          <w:rFonts w:asciiTheme="minorHAnsi" w:eastAsia="Calibri" w:hAnsiTheme="minorHAnsi" w:cstheme="minorBidi"/>
          <w:b/>
          <w:bCs/>
        </w:rPr>
        <w:t>Perspectives d'Application et d'Impact</w:t>
      </w:r>
      <w:r w:rsidR="00D20851">
        <w:rPr>
          <w:rFonts w:asciiTheme="minorHAnsi" w:eastAsia="Calibri" w:hAnsiTheme="minorHAnsi" w:cstheme="minorBidi"/>
          <w:b/>
          <w:bCs/>
        </w:rPr>
        <w:t> :</w:t>
      </w:r>
    </w:p>
    <w:p w14:paraId="2533DB24" w14:textId="77777777" w:rsidR="00272DB1" w:rsidRPr="0095005B" w:rsidRDefault="00272DB1" w:rsidP="08241F56">
      <w:pPr>
        <w:pStyle w:val="Body"/>
        <w:spacing w:line="257" w:lineRule="auto"/>
        <w:jc w:val="both"/>
        <w:rPr>
          <w:rFonts w:asciiTheme="minorHAnsi" w:eastAsia="Calibri" w:hAnsiTheme="minorHAnsi" w:cstheme="minorBidi"/>
        </w:rPr>
      </w:pPr>
    </w:p>
    <w:p w14:paraId="516ABEA2" w14:textId="77777777" w:rsidR="00272DB1" w:rsidRPr="0095005B" w:rsidRDefault="00272DB1" w:rsidP="08241F56">
      <w:pPr>
        <w:pStyle w:val="Body"/>
        <w:spacing w:line="257" w:lineRule="auto"/>
        <w:jc w:val="both"/>
        <w:rPr>
          <w:rFonts w:asciiTheme="minorHAnsi" w:eastAsia="Calibri" w:hAnsiTheme="minorHAnsi" w:cstheme="minorBidi"/>
        </w:rPr>
      </w:pPr>
      <w:r w:rsidRPr="08241F56">
        <w:rPr>
          <w:rFonts w:asciiTheme="minorHAnsi" w:eastAsia="Calibri" w:hAnsiTheme="minorHAnsi" w:cstheme="minorBidi"/>
        </w:rPr>
        <w:t xml:space="preserve">Les implications de notre projet sont vastes et diverses. Notre </w:t>
      </w:r>
      <w:proofErr w:type="spellStart"/>
      <w:r w:rsidRPr="08241F56">
        <w:rPr>
          <w:rFonts w:asciiTheme="minorHAnsi" w:eastAsia="Calibri" w:hAnsiTheme="minorHAnsi" w:cstheme="minorBidi"/>
        </w:rPr>
        <w:t>syst</w:t>
      </w:r>
      <w:proofErr w:type="spellEnd"/>
      <w:r w:rsidRPr="08241F56">
        <w:rPr>
          <w:rFonts w:asciiTheme="minorHAnsi" w:eastAsia="Calibri" w:hAnsiTheme="minorHAnsi" w:cstheme="minorBidi"/>
          <w:lang w:val="it-IT"/>
        </w:rPr>
        <w:t>è</w:t>
      </w:r>
      <w:r w:rsidRPr="08241F56">
        <w:rPr>
          <w:rFonts w:asciiTheme="minorHAnsi" w:eastAsia="Calibri" w:hAnsiTheme="minorHAnsi" w:cstheme="minorBidi"/>
        </w:rPr>
        <w:t>me pourrait offrir des insights précieux aux analystes politiques, aux journalistes et aux décideurs, éclairant leurs prises de décision et leur permettant d'appréhender plus finement les nuances des discours politiques.</w:t>
      </w:r>
    </w:p>
    <w:p w14:paraId="07201C6E" w14:textId="77777777" w:rsidR="00272DB1" w:rsidRPr="0095005B" w:rsidRDefault="00272DB1" w:rsidP="08241F56">
      <w:pPr>
        <w:pStyle w:val="Body"/>
        <w:spacing w:line="257" w:lineRule="auto"/>
        <w:jc w:val="both"/>
        <w:rPr>
          <w:rFonts w:asciiTheme="minorHAnsi" w:eastAsia="Calibri" w:hAnsiTheme="minorHAnsi" w:cstheme="minorBidi"/>
        </w:rPr>
      </w:pPr>
    </w:p>
    <w:p w14:paraId="75EF57B0" w14:textId="77777777" w:rsidR="00272DB1" w:rsidRPr="0095005B" w:rsidRDefault="00272DB1" w:rsidP="08241F56">
      <w:pPr>
        <w:pStyle w:val="Body"/>
        <w:spacing w:line="257" w:lineRule="auto"/>
        <w:jc w:val="both"/>
        <w:rPr>
          <w:rFonts w:asciiTheme="minorHAnsi" w:eastAsia="Calibri" w:hAnsiTheme="minorHAnsi" w:cstheme="minorBidi"/>
        </w:rPr>
      </w:pPr>
      <w:r w:rsidRPr="08241F56">
        <w:rPr>
          <w:rFonts w:asciiTheme="minorHAnsi" w:eastAsia="Calibri" w:hAnsiTheme="minorHAnsi" w:cstheme="minorBidi"/>
        </w:rPr>
        <w:t xml:space="preserve">En outre, l'intégration de notre technologie dans des plateformes de médias sociaux ou de diffusion en direct pourrait révolutionner la </w:t>
      </w:r>
      <w:proofErr w:type="spellStart"/>
      <w:r w:rsidRPr="08241F56">
        <w:rPr>
          <w:rFonts w:asciiTheme="minorHAnsi" w:eastAsia="Calibri" w:hAnsiTheme="minorHAnsi" w:cstheme="minorBidi"/>
        </w:rPr>
        <w:t>mani</w:t>
      </w:r>
      <w:proofErr w:type="spellEnd"/>
      <w:r w:rsidRPr="08241F56">
        <w:rPr>
          <w:rFonts w:asciiTheme="minorHAnsi" w:eastAsia="Calibri" w:hAnsiTheme="minorHAnsi" w:cstheme="minorBidi"/>
          <w:lang w:val="it-IT"/>
        </w:rPr>
        <w:t>è</w:t>
      </w:r>
      <w:r w:rsidRPr="08241F56">
        <w:rPr>
          <w:rFonts w:asciiTheme="minorHAnsi" w:eastAsia="Calibri" w:hAnsiTheme="minorHAnsi" w:cstheme="minorBidi"/>
        </w:rPr>
        <w:t>re dont les discussions politiques sont perçues et participées, favorisant une démocratie plus informée et participative.</w:t>
      </w:r>
    </w:p>
    <w:p w14:paraId="7A03EFD3" w14:textId="77777777" w:rsidR="00272DB1" w:rsidRPr="0095005B" w:rsidRDefault="00272DB1" w:rsidP="08241F56">
      <w:pPr>
        <w:pStyle w:val="Body"/>
        <w:spacing w:line="257" w:lineRule="auto"/>
        <w:jc w:val="both"/>
        <w:rPr>
          <w:rFonts w:asciiTheme="minorHAnsi" w:eastAsia="Calibri" w:hAnsiTheme="minorHAnsi" w:cstheme="minorBidi"/>
        </w:rPr>
      </w:pPr>
    </w:p>
    <w:p w14:paraId="04145948" w14:textId="77777777" w:rsidR="00272DB1" w:rsidRPr="0095005B" w:rsidRDefault="00272DB1" w:rsidP="08241F56">
      <w:pPr>
        <w:pStyle w:val="Body"/>
        <w:spacing w:line="257" w:lineRule="auto"/>
        <w:jc w:val="both"/>
        <w:rPr>
          <w:rFonts w:asciiTheme="minorHAnsi" w:eastAsia="Calibri" w:hAnsiTheme="minorHAnsi" w:cstheme="minorBidi"/>
        </w:rPr>
      </w:pPr>
    </w:p>
    <w:p w14:paraId="1BB1DABA" w14:textId="77777777" w:rsidR="00272DB1" w:rsidRPr="0095005B" w:rsidRDefault="00272DB1" w:rsidP="08241F56">
      <w:pPr>
        <w:pStyle w:val="Body"/>
        <w:spacing w:line="257" w:lineRule="auto"/>
        <w:jc w:val="both"/>
        <w:rPr>
          <w:rFonts w:asciiTheme="minorHAnsi" w:eastAsia="Calibri" w:hAnsiTheme="minorHAnsi" w:cstheme="minorBidi"/>
        </w:rPr>
      </w:pPr>
      <w:r w:rsidRPr="08241F56">
        <w:rPr>
          <w:rFonts w:asciiTheme="minorHAnsi" w:eastAsia="Calibri" w:hAnsiTheme="minorHAnsi" w:cstheme="minorBidi"/>
        </w:rPr>
        <w:t>En conclusion, notre projet représente une étape significative vers l'automatisation de l'analyse politique, ouvrant la voie à de nouvelles avenues d'exploration et de compréhension des discours politiques contemporains. Nous sommes résolument engagés à poursuivre nos efforts et à explorer les nombreuses opportunités qui se présentent à nous dans ce domaine en constante évolution.</w:t>
      </w:r>
    </w:p>
    <w:p w14:paraId="1120D48F" w14:textId="77777777" w:rsidR="00272DB1" w:rsidRPr="0095005B" w:rsidRDefault="00272DB1" w:rsidP="00272DB1">
      <w:pPr>
        <w:spacing w:line="257" w:lineRule="auto"/>
        <w:ind w:left="-20" w:right="-20"/>
        <w:jc w:val="both"/>
        <w:rPr>
          <w:rFonts w:asciiTheme="minorHAnsi" w:hAnsiTheme="minorHAnsi" w:cstheme="minorHAnsi"/>
          <w:sz w:val="22"/>
          <w:lang w:val="fr"/>
        </w:rPr>
      </w:pPr>
    </w:p>
    <w:p w14:paraId="33873443" w14:textId="77777777" w:rsidR="00272DB1" w:rsidRPr="0095005B" w:rsidRDefault="00272DB1" w:rsidP="00272DB1">
      <w:pPr>
        <w:spacing w:line="257" w:lineRule="auto"/>
        <w:ind w:left="-20" w:right="-20"/>
        <w:jc w:val="both"/>
        <w:rPr>
          <w:rFonts w:asciiTheme="minorHAnsi" w:hAnsiTheme="minorHAnsi" w:cstheme="minorHAnsi"/>
        </w:rPr>
      </w:pPr>
      <w:r w:rsidRPr="0095005B">
        <w:rPr>
          <w:rFonts w:asciiTheme="minorHAnsi" w:hAnsiTheme="minorHAnsi" w:cstheme="minorHAnsi"/>
          <w:sz w:val="22"/>
          <w:lang w:val="fr"/>
        </w:rPr>
        <w:t xml:space="preserve"> </w:t>
      </w:r>
    </w:p>
    <w:p w14:paraId="0B482392" w14:textId="536C370E" w:rsidR="00155EE0" w:rsidRPr="00075981" w:rsidRDefault="00155EE0" w:rsidP="009826B3">
      <w:pPr>
        <w:pStyle w:val="Titre1"/>
        <w:numPr>
          <w:ilvl w:val="0"/>
          <w:numId w:val="0"/>
        </w:numPr>
        <w:ind w:left="720" w:hanging="360"/>
        <w:rPr>
          <w:rFonts w:asciiTheme="minorHAnsi" w:eastAsia="Calibri Light" w:hAnsiTheme="minorHAnsi" w:cstheme="minorHAnsi"/>
          <w:sz w:val="32"/>
          <w:szCs w:val="32"/>
        </w:rPr>
      </w:pPr>
      <w:r w:rsidRPr="00075981">
        <w:rPr>
          <w:rFonts w:asciiTheme="minorHAnsi" w:eastAsia="Calibri Light" w:hAnsiTheme="minorHAnsi" w:cstheme="minorHAnsi"/>
          <w:sz w:val="32"/>
          <w:szCs w:val="32"/>
        </w:rPr>
        <w:t>Conclusion</w:t>
      </w:r>
    </w:p>
    <w:p w14:paraId="0C057456" w14:textId="682674FE" w:rsidR="00155EE0" w:rsidRDefault="00155EE0" w:rsidP="00155EE0"/>
    <w:p w14:paraId="3FE5E95F" w14:textId="77777777" w:rsidR="00624289" w:rsidRDefault="00424B01" w:rsidP="00272DB1">
      <w:pPr>
        <w:spacing w:line="257" w:lineRule="auto"/>
        <w:ind w:left="-20" w:right="-20"/>
        <w:jc w:val="both"/>
      </w:pPr>
      <w:r w:rsidRPr="00424B01">
        <w:t xml:space="preserve">Ce projet a constitué une opportunité précieuse pour l'acquisition et le renforcement de compétences variées, couvrant à la fois les domaines techniques et interpersonnels. L'implication dans le projet </w:t>
      </w:r>
      <w:proofErr w:type="spellStart"/>
      <w:r w:rsidRPr="00424B01">
        <w:t>Méd-IA</w:t>
      </w:r>
      <w:proofErr w:type="spellEnd"/>
      <w:r w:rsidRPr="00424B01">
        <w:t xml:space="preserve"> a non seulement permis d'élargir nos connaissances en matière de traitement audio et de recherche et développement, mais a également souligné l'importance de l'innovation dans les applications démocratiques. </w:t>
      </w:r>
    </w:p>
    <w:p w14:paraId="64ECBEA9" w14:textId="44385371" w:rsidR="00272DB1" w:rsidRDefault="00424B01" w:rsidP="00272DB1">
      <w:pPr>
        <w:spacing w:line="257" w:lineRule="auto"/>
        <w:ind w:left="-20" w:right="-20"/>
        <w:jc w:val="both"/>
      </w:pPr>
      <w:r w:rsidRPr="00424B01">
        <w:t>En participant à ce projet, nous avons acquis une expérience significative, nous confrontant à des défis uniques tout en favorisant notre développement professionnel. Ce projet se distingue par son originalité et son approche de recherche avancée, marquant une contribution notable à notre domaine d'étude.</w:t>
      </w:r>
    </w:p>
    <w:p w14:paraId="74C17E4E" w14:textId="5A2C2064" w:rsidR="00424B01" w:rsidRPr="00424B01" w:rsidRDefault="00424B01" w:rsidP="00272DB1">
      <w:pPr>
        <w:spacing w:line="257" w:lineRule="auto"/>
        <w:ind w:left="-20" w:right="-20"/>
        <w:jc w:val="both"/>
        <w:rPr>
          <w:rFonts w:asciiTheme="minorHAnsi" w:hAnsiTheme="minorHAnsi" w:cstheme="minorHAnsi"/>
          <w:sz w:val="22"/>
        </w:rPr>
      </w:pPr>
      <w:r>
        <w:t>Nous sommes très fières d’y avoir participé.</w:t>
      </w:r>
    </w:p>
    <w:p w14:paraId="5125EE4E" w14:textId="69EEC3A4" w:rsidR="00796830" w:rsidRPr="00CC0AFD" w:rsidRDefault="00796830">
      <w:pPr>
        <w:spacing w:after="0" w:line="240" w:lineRule="auto"/>
        <w:rPr>
          <w:rFonts w:ascii="Cambria" w:eastAsia="Times New Roman" w:hAnsi="Cambria"/>
          <w:b/>
          <w:bCs/>
          <w:color w:val="365F91"/>
          <w:sz w:val="28"/>
          <w:szCs w:val="28"/>
        </w:rPr>
      </w:pPr>
    </w:p>
    <w:p w14:paraId="7B2E6CA7" w14:textId="01E879A7" w:rsidR="007E6571" w:rsidRPr="009A7855" w:rsidRDefault="003A11A4" w:rsidP="00AE6C27">
      <w:pPr>
        <w:pStyle w:val="Titre1"/>
        <w:numPr>
          <w:ilvl w:val="0"/>
          <w:numId w:val="0"/>
        </w:numPr>
        <w:rPr>
          <w:rFonts w:asciiTheme="minorHAnsi" w:eastAsia="+mn-ea" w:hAnsiTheme="minorHAnsi" w:cstheme="minorHAnsi"/>
        </w:rPr>
      </w:pPr>
      <w:r w:rsidRPr="009A7855">
        <w:rPr>
          <w:rFonts w:eastAsia="+mn-ea"/>
          <w:sz w:val="32"/>
          <w:szCs w:val="32"/>
        </w:rPr>
        <w:lastRenderedPageBreak/>
        <w:t>Annexe</w:t>
      </w:r>
      <w:r w:rsidR="00547CBF">
        <w:rPr>
          <w:rFonts w:eastAsia="+mn-ea"/>
          <w:sz w:val="32"/>
          <w:szCs w:val="32"/>
        </w:rPr>
        <w:t>s</w:t>
      </w:r>
    </w:p>
    <w:p w14:paraId="2D2C5900" w14:textId="260EF976" w:rsidR="00CC0AFD" w:rsidRPr="001A0326" w:rsidRDefault="00CC0AFD" w:rsidP="00AE6C27">
      <w:pPr>
        <w:pStyle w:val="Titre2"/>
        <w:numPr>
          <w:ilvl w:val="0"/>
          <w:numId w:val="0"/>
        </w:numPr>
        <w:rPr>
          <w:rFonts w:asciiTheme="minorHAnsi" w:hAnsiTheme="minorHAnsi" w:cstheme="minorHAnsi"/>
        </w:rPr>
      </w:pPr>
      <w:r w:rsidRPr="001A0326">
        <w:rPr>
          <w:rFonts w:asciiTheme="minorHAnsi" w:hAnsiTheme="minorHAnsi" w:cstheme="minorHAnsi"/>
        </w:rPr>
        <w:t xml:space="preserve">Mots </w:t>
      </w:r>
      <w:r w:rsidR="00A96A80" w:rsidRPr="001A0326">
        <w:rPr>
          <w:rFonts w:asciiTheme="minorHAnsi" w:hAnsiTheme="minorHAnsi" w:cstheme="minorHAnsi"/>
        </w:rPr>
        <w:t>clés :</w:t>
      </w:r>
    </w:p>
    <w:p w14:paraId="195F2AA5" w14:textId="77777777" w:rsidR="00CC0AFD" w:rsidRPr="00B83486" w:rsidRDefault="00CC0AFD" w:rsidP="00CC0AFD">
      <w:pPr>
        <w:rPr>
          <w:rFonts w:asciiTheme="minorHAnsi" w:hAnsiTheme="minorHAnsi" w:cstheme="minorHAnsi"/>
          <w:sz w:val="22"/>
          <w:szCs w:val="24"/>
        </w:rPr>
      </w:pPr>
      <w:proofErr w:type="spellStart"/>
      <w:r w:rsidRPr="00B83486">
        <w:rPr>
          <w:rFonts w:asciiTheme="minorHAnsi" w:hAnsiTheme="minorHAnsi" w:cstheme="minorHAnsi"/>
          <w:b/>
          <w:bCs/>
          <w:sz w:val="22"/>
          <w:szCs w:val="24"/>
        </w:rPr>
        <w:t>Diarisation</w:t>
      </w:r>
      <w:proofErr w:type="spellEnd"/>
      <w:r w:rsidRPr="00B83486">
        <w:rPr>
          <w:rFonts w:asciiTheme="minorHAnsi" w:hAnsiTheme="minorHAnsi" w:cstheme="minorHAnsi"/>
          <w:sz w:val="22"/>
          <w:szCs w:val="24"/>
        </w:rPr>
        <w:t xml:space="preserve"> : La </w:t>
      </w:r>
      <w:proofErr w:type="spellStart"/>
      <w:r w:rsidRPr="00B83486">
        <w:rPr>
          <w:rFonts w:asciiTheme="minorHAnsi" w:hAnsiTheme="minorHAnsi" w:cstheme="minorHAnsi"/>
          <w:sz w:val="22"/>
          <w:szCs w:val="24"/>
        </w:rPr>
        <w:t>diarisation</w:t>
      </w:r>
      <w:proofErr w:type="spellEnd"/>
      <w:r w:rsidRPr="00B83486">
        <w:rPr>
          <w:rFonts w:asciiTheme="minorHAnsi" w:hAnsiTheme="minorHAnsi" w:cstheme="minorHAnsi"/>
          <w:sz w:val="22"/>
          <w:szCs w:val="24"/>
        </w:rPr>
        <w:t xml:space="preserve"> du locuteur est le processus de partitionnement d’un flux audio contenant de la parole humaine en segments homogènes en fonction de l’identité de chaque locuteur (Wikipédia).</w:t>
      </w:r>
    </w:p>
    <w:p w14:paraId="72F3C704" w14:textId="77777777" w:rsidR="00CC0AFD" w:rsidRPr="00B83486" w:rsidRDefault="00CC0AFD" w:rsidP="00CC0AFD">
      <w:pPr>
        <w:rPr>
          <w:rFonts w:asciiTheme="minorHAnsi" w:hAnsiTheme="minorHAnsi" w:cstheme="minorHAnsi"/>
          <w:sz w:val="22"/>
          <w:szCs w:val="24"/>
        </w:rPr>
      </w:pPr>
      <w:proofErr w:type="spellStart"/>
      <w:r w:rsidRPr="00B83486">
        <w:rPr>
          <w:rFonts w:asciiTheme="minorHAnsi" w:hAnsiTheme="minorHAnsi" w:cstheme="minorHAnsi"/>
          <w:b/>
          <w:bCs/>
          <w:sz w:val="22"/>
          <w:szCs w:val="24"/>
        </w:rPr>
        <w:t>Embedding</w:t>
      </w:r>
      <w:proofErr w:type="spellEnd"/>
      <w:r w:rsidRPr="00B83486">
        <w:rPr>
          <w:rFonts w:asciiTheme="minorHAnsi" w:hAnsiTheme="minorHAnsi" w:cstheme="minorHAnsi"/>
          <w:sz w:val="22"/>
          <w:szCs w:val="24"/>
        </w:rPr>
        <w:t xml:space="preserve"> : Une représentation numérique d'un objet (dans ce cas, un fichier audio) dans un espace vectoriel. Cette représentation est créée de manière à capturer les caractéristiques importantes de l'objet pour une tâche spécifique, comme la classification des locuteurs.</w:t>
      </w:r>
    </w:p>
    <w:p w14:paraId="426CAFD9" w14:textId="7D401391" w:rsidR="00CC0AFD" w:rsidRPr="00B83486" w:rsidRDefault="00CC0AFD" w:rsidP="009A7855">
      <w:pPr>
        <w:rPr>
          <w:rFonts w:asciiTheme="minorHAnsi" w:hAnsiTheme="minorHAnsi" w:cstheme="minorHAnsi"/>
          <w:sz w:val="22"/>
          <w:szCs w:val="24"/>
        </w:rPr>
      </w:pPr>
      <w:r w:rsidRPr="00B83486">
        <w:rPr>
          <w:rFonts w:asciiTheme="minorHAnsi" w:hAnsiTheme="minorHAnsi" w:cstheme="minorHAnsi"/>
          <w:b/>
          <w:bCs/>
          <w:sz w:val="22"/>
          <w:szCs w:val="24"/>
        </w:rPr>
        <w:t>Pipeline</w:t>
      </w:r>
      <w:r w:rsidRPr="00B83486">
        <w:rPr>
          <w:rFonts w:asciiTheme="minorHAnsi" w:hAnsiTheme="minorHAnsi" w:cstheme="minorHAnsi"/>
          <w:sz w:val="22"/>
          <w:szCs w:val="24"/>
        </w:rPr>
        <w:t> : Une pipeline est une séquence d’étapes interconnectées de traitement des données et de modélisation. Son objectif est d’automatiser, de standardiser et de simplifier le processus de construction, de formation, d’évaluation et de déploiement des modèles d’apprentissage automatique.</w:t>
      </w:r>
    </w:p>
    <w:p w14:paraId="2B874A92" w14:textId="7CB4DF6F" w:rsidR="25ACF4FE" w:rsidRPr="00C8540C" w:rsidRDefault="00A96A80" w:rsidP="00AE6C27">
      <w:pPr>
        <w:pStyle w:val="Titre2"/>
        <w:numPr>
          <w:ilvl w:val="0"/>
          <w:numId w:val="0"/>
        </w:numPr>
        <w:rPr>
          <w:rFonts w:asciiTheme="minorHAnsi" w:eastAsia="+mn-ea" w:hAnsiTheme="minorHAnsi" w:cstheme="minorHAnsi"/>
        </w:rPr>
      </w:pPr>
      <w:r w:rsidRPr="00C8540C">
        <w:rPr>
          <w:rFonts w:asciiTheme="minorHAnsi" w:eastAsia="+mn-ea" w:hAnsiTheme="minorHAnsi" w:cstheme="minorHAnsi"/>
          <w:sz w:val="28"/>
          <w:szCs w:val="28"/>
        </w:rPr>
        <w:t>Sources</w:t>
      </w:r>
      <w:r w:rsidRPr="00C8540C">
        <w:rPr>
          <w:rFonts w:asciiTheme="minorHAnsi" w:eastAsia="+mn-ea" w:hAnsiTheme="minorHAnsi" w:cstheme="minorHAnsi"/>
        </w:rPr>
        <w:t xml:space="preserve"> :</w:t>
      </w:r>
      <w:r w:rsidR="25ACF4FE" w:rsidRPr="001A0326">
        <w:rPr>
          <w:rFonts w:asciiTheme="minorHAnsi" w:eastAsia="+mn-ea" w:hAnsiTheme="minorHAnsi" w:cstheme="minorHAnsi"/>
        </w:rPr>
        <w:t xml:space="preserve"> </w:t>
      </w:r>
    </w:p>
    <w:p w14:paraId="4AA28F4E" w14:textId="652BA48C" w:rsidR="00331372" w:rsidRPr="004321D4" w:rsidRDefault="00B83486" w:rsidP="00331372">
      <w:pPr>
        <w:rPr>
          <w:rStyle w:val="Titre3Car"/>
          <w:rFonts w:asciiTheme="minorHAnsi" w:hAnsiTheme="minorHAnsi" w:cstheme="minorHAnsi"/>
          <w:sz w:val="24"/>
          <w:szCs w:val="24"/>
          <w:lang w:val="fr-FR"/>
        </w:rPr>
      </w:pPr>
      <w:proofErr w:type="spellStart"/>
      <w:r w:rsidRPr="004321D4">
        <w:rPr>
          <w:rStyle w:val="Titre3Car"/>
          <w:rFonts w:asciiTheme="minorHAnsi" w:hAnsiTheme="minorHAnsi" w:cstheme="minorHAnsi"/>
          <w:sz w:val="24"/>
          <w:szCs w:val="24"/>
          <w:lang w:val="fr-FR"/>
        </w:rPr>
        <w:t>Diarisation</w:t>
      </w:r>
      <w:proofErr w:type="spellEnd"/>
      <w:r w:rsidRPr="004321D4">
        <w:rPr>
          <w:rStyle w:val="Titre3Car"/>
          <w:rFonts w:asciiTheme="minorHAnsi" w:hAnsiTheme="minorHAnsi" w:cstheme="minorHAnsi"/>
          <w:sz w:val="24"/>
          <w:szCs w:val="24"/>
          <w:lang w:val="fr-FR"/>
        </w:rPr>
        <w:t xml:space="preserve"> :</w:t>
      </w:r>
    </w:p>
    <w:p w14:paraId="160C9347" w14:textId="77777777" w:rsidR="004D2849" w:rsidRPr="009E43D4" w:rsidRDefault="004D2849" w:rsidP="004D2849">
      <w:pPr>
        <w:rPr>
          <w:rFonts w:asciiTheme="minorHAnsi" w:hAnsiTheme="minorHAnsi" w:cstheme="minorHAnsi"/>
          <w:i/>
          <w:iCs/>
          <w:sz w:val="22"/>
          <w:szCs w:val="24"/>
          <w:lang w:eastAsia="en-GB"/>
        </w:rPr>
      </w:pPr>
      <w:r w:rsidRPr="009E43D4">
        <w:rPr>
          <w:rFonts w:asciiTheme="minorHAnsi" w:hAnsiTheme="minorHAnsi" w:cstheme="minorHAnsi"/>
          <w:i/>
          <w:iCs/>
          <w:sz w:val="22"/>
          <w:szCs w:val="24"/>
          <w:lang w:eastAsia="en-GB"/>
        </w:rPr>
        <w:t xml:space="preserve">GitHub de </w:t>
      </w:r>
      <w:proofErr w:type="spellStart"/>
      <w:r w:rsidRPr="009E43D4">
        <w:rPr>
          <w:rFonts w:asciiTheme="minorHAnsi" w:hAnsiTheme="minorHAnsi" w:cstheme="minorHAnsi"/>
          <w:i/>
          <w:iCs/>
          <w:sz w:val="22"/>
          <w:szCs w:val="24"/>
          <w:lang w:eastAsia="en-GB"/>
        </w:rPr>
        <w:t>Pyannote</w:t>
      </w:r>
      <w:proofErr w:type="spellEnd"/>
      <w:r w:rsidRPr="009E43D4">
        <w:rPr>
          <w:rFonts w:asciiTheme="minorHAnsi" w:hAnsiTheme="minorHAnsi" w:cstheme="minorHAnsi"/>
          <w:i/>
          <w:iCs/>
          <w:sz w:val="22"/>
          <w:szCs w:val="24"/>
          <w:lang w:eastAsia="en-GB"/>
        </w:rPr>
        <w:t xml:space="preserve"> publié par Hervé Bredin https://github.com/pyannote</w:t>
      </w:r>
    </w:p>
    <w:p w14:paraId="7B7AD066" w14:textId="77777777" w:rsidR="004D2849" w:rsidRPr="009E43D4" w:rsidRDefault="004D2849" w:rsidP="004D2849">
      <w:pPr>
        <w:rPr>
          <w:rFonts w:asciiTheme="minorHAnsi" w:hAnsiTheme="minorHAnsi" w:cstheme="minorHAnsi"/>
          <w:i/>
          <w:iCs/>
          <w:sz w:val="22"/>
          <w:szCs w:val="24"/>
          <w:lang w:eastAsia="en-GB"/>
        </w:rPr>
      </w:pPr>
      <w:proofErr w:type="spellStart"/>
      <w:r w:rsidRPr="009E43D4">
        <w:rPr>
          <w:rFonts w:asciiTheme="minorHAnsi" w:hAnsiTheme="minorHAnsi" w:cstheme="minorHAnsi"/>
          <w:i/>
          <w:iCs/>
          <w:sz w:val="22"/>
          <w:szCs w:val="24"/>
          <w:lang w:eastAsia="en-GB"/>
        </w:rPr>
        <w:t>Pyannote</w:t>
      </w:r>
      <w:proofErr w:type="spellEnd"/>
      <w:r w:rsidRPr="009E43D4">
        <w:rPr>
          <w:rFonts w:asciiTheme="minorHAnsi" w:hAnsiTheme="minorHAnsi" w:cstheme="minorHAnsi"/>
          <w:i/>
          <w:iCs/>
          <w:sz w:val="22"/>
          <w:szCs w:val="24"/>
          <w:lang w:eastAsia="en-GB"/>
        </w:rPr>
        <w:t xml:space="preserve"> vs Nemo par La </w:t>
      </w:r>
      <w:proofErr w:type="spellStart"/>
      <w:r w:rsidRPr="009E43D4">
        <w:rPr>
          <w:rFonts w:asciiTheme="minorHAnsi" w:hAnsiTheme="minorHAnsi" w:cstheme="minorHAnsi"/>
          <w:i/>
          <w:iCs/>
          <w:sz w:val="22"/>
          <w:szCs w:val="24"/>
          <w:lang w:eastAsia="en-GB"/>
        </w:rPr>
        <w:t>Javaness</w:t>
      </w:r>
      <w:proofErr w:type="spellEnd"/>
      <w:r w:rsidRPr="009E43D4">
        <w:rPr>
          <w:rFonts w:asciiTheme="minorHAnsi" w:hAnsiTheme="minorHAnsi" w:cstheme="minorHAnsi"/>
          <w:i/>
          <w:iCs/>
          <w:sz w:val="22"/>
          <w:szCs w:val="24"/>
          <w:lang w:eastAsia="en-GB"/>
        </w:rPr>
        <w:t xml:space="preserve"> R&amp;D sur Medium </w:t>
      </w:r>
      <w:hyperlink r:id="rId41" w:history="1">
        <w:r w:rsidRPr="009E43D4">
          <w:rPr>
            <w:rStyle w:val="Lienhypertexte"/>
            <w:rFonts w:asciiTheme="minorHAnsi" w:hAnsiTheme="minorHAnsi" w:cstheme="minorHAnsi"/>
            <w:i/>
            <w:iCs/>
            <w:sz w:val="22"/>
            <w:szCs w:val="24"/>
            <w:lang w:eastAsia="en-GB"/>
          </w:rPr>
          <w:t>https://lajavaness.medium.com/comparing-state-of-the-art-speaker-diarization-frameworks-pyannote-vs-nemo-31a191c6300</w:t>
        </w:r>
      </w:hyperlink>
    </w:p>
    <w:p w14:paraId="52D71698" w14:textId="77777777" w:rsidR="004D2849" w:rsidRDefault="004D2849" w:rsidP="00BA2EE2">
      <w:pPr>
        <w:rPr>
          <w:rStyle w:val="Titre3Car"/>
          <w:rFonts w:asciiTheme="minorHAnsi" w:hAnsiTheme="minorHAnsi" w:cstheme="minorHAnsi"/>
          <w:sz w:val="24"/>
          <w:szCs w:val="24"/>
          <w:lang w:val="fr-FR"/>
        </w:rPr>
      </w:pPr>
    </w:p>
    <w:p w14:paraId="18819CF8" w14:textId="06A070C4" w:rsidR="009A7855" w:rsidRPr="007D6DDC" w:rsidRDefault="009A7855" w:rsidP="00BA2EE2">
      <w:pPr>
        <w:rPr>
          <w:rStyle w:val="Titre3Car"/>
          <w:rFonts w:asciiTheme="minorHAnsi" w:hAnsiTheme="minorHAnsi" w:cstheme="minorHAnsi"/>
          <w:sz w:val="24"/>
          <w:szCs w:val="24"/>
          <w:lang w:val="en-GB"/>
        </w:rPr>
      </w:pPr>
      <w:proofErr w:type="spellStart"/>
      <w:r w:rsidRPr="009A7855">
        <w:rPr>
          <w:rStyle w:val="Titre3Car"/>
          <w:rFonts w:asciiTheme="minorHAnsi" w:hAnsiTheme="minorHAnsi" w:cstheme="minorHAnsi"/>
          <w:sz w:val="24"/>
          <w:szCs w:val="24"/>
          <w:lang w:val="en-GB"/>
        </w:rPr>
        <w:t>Séparation</w:t>
      </w:r>
      <w:proofErr w:type="spellEnd"/>
      <w:r w:rsidRPr="009A7855">
        <w:rPr>
          <w:rStyle w:val="Titre3Car"/>
          <w:rFonts w:asciiTheme="minorHAnsi" w:hAnsiTheme="minorHAnsi" w:cstheme="minorHAnsi"/>
          <w:sz w:val="24"/>
          <w:szCs w:val="24"/>
          <w:lang w:val="en-GB"/>
        </w:rPr>
        <w:t xml:space="preserve"> des voix</w:t>
      </w:r>
      <w:r w:rsidR="004D2849">
        <w:rPr>
          <w:rStyle w:val="Titre3Car"/>
          <w:rFonts w:asciiTheme="minorHAnsi" w:hAnsiTheme="minorHAnsi" w:cstheme="minorHAnsi"/>
          <w:sz w:val="24"/>
          <w:szCs w:val="24"/>
          <w:lang w:val="en-GB"/>
        </w:rPr>
        <w:t xml:space="preserve"> </w:t>
      </w:r>
      <w:r w:rsidRPr="009A7855">
        <w:rPr>
          <w:rStyle w:val="Titre3Car"/>
          <w:rFonts w:asciiTheme="minorHAnsi" w:hAnsiTheme="minorHAnsi" w:cstheme="minorHAnsi"/>
          <w:sz w:val="24"/>
          <w:szCs w:val="24"/>
          <w:lang w:val="en-GB"/>
        </w:rPr>
        <w:t>:</w:t>
      </w:r>
    </w:p>
    <w:p w14:paraId="6C17F6F2" w14:textId="7554B6CF" w:rsidR="009A7855" w:rsidRPr="00161A6B" w:rsidRDefault="009A7855" w:rsidP="009A7855">
      <w:pPr>
        <w:rPr>
          <w:rFonts w:asciiTheme="minorHAnsi" w:hAnsiTheme="minorHAnsi" w:cstheme="minorHAnsi"/>
          <w:sz w:val="22"/>
          <w:szCs w:val="24"/>
          <w:lang w:val="en-GB" w:eastAsia="en-GB"/>
        </w:rPr>
      </w:pPr>
      <w:r w:rsidRPr="00BA2EE2">
        <w:rPr>
          <w:rFonts w:asciiTheme="minorHAnsi" w:hAnsiTheme="minorHAnsi" w:cstheme="minorHAnsi"/>
          <w:i/>
          <w:iCs/>
          <w:sz w:val="22"/>
          <w:szCs w:val="24"/>
          <w:lang w:val="en-GB" w:eastAsia="en-GB"/>
        </w:rPr>
        <w:t>MossFormer2: Combining Transformer and RNN-Free Recurrent Network for Enhanced Time-Domain Monaural Speech Separation</w:t>
      </w:r>
      <w:r w:rsidRPr="00BA2EE2">
        <w:rPr>
          <w:rFonts w:asciiTheme="minorHAnsi" w:hAnsiTheme="minorHAnsi" w:cstheme="minorHAnsi"/>
          <w:sz w:val="22"/>
          <w:szCs w:val="24"/>
          <w:lang w:val="en-GB" w:eastAsia="en-GB"/>
        </w:rPr>
        <w:t> </w:t>
      </w:r>
      <w:r w:rsidR="007648E1" w:rsidRPr="00161A6B">
        <w:rPr>
          <w:rFonts w:asciiTheme="minorHAnsi" w:hAnsiTheme="minorHAnsi" w:cstheme="minorHAnsi"/>
          <w:sz w:val="22"/>
          <w:szCs w:val="24"/>
          <w:lang w:val="en-GB" w:eastAsia="en-GB"/>
        </w:rPr>
        <w:t xml:space="preserve">by </w:t>
      </w:r>
      <w:proofErr w:type="spellStart"/>
      <w:r w:rsidR="007648E1" w:rsidRPr="00161A6B">
        <w:rPr>
          <w:sz w:val="22"/>
          <w:szCs w:val="24"/>
          <w:lang w:val="en-GB"/>
        </w:rPr>
        <w:t>Shengkui</w:t>
      </w:r>
      <w:proofErr w:type="spellEnd"/>
      <w:r w:rsidR="007648E1" w:rsidRPr="00161A6B">
        <w:rPr>
          <w:sz w:val="22"/>
          <w:szCs w:val="24"/>
          <w:lang w:val="en-GB"/>
        </w:rPr>
        <w:t xml:space="preserve"> Zhao, </w:t>
      </w:r>
      <w:proofErr w:type="spellStart"/>
      <w:r w:rsidR="007648E1" w:rsidRPr="00161A6B">
        <w:rPr>
          <w:sz w:val="22"/>
          <w:szCs w:val="24"/>
          <w:lang w:val="en-GB"/>
        </w:rPr>
        <w:t>Yukun</w:t>
      </w:r>
      <w:proofErr w:type="spellEnd"/>
      <w:r w:rsidR="007648E1" w:rsidRPr="00161A6B">
        <w:rPr>
          <w:sz w:val="22"/>
          <w:szCs w:val="24"/>
          <w:lang w:val="en-GB"/>
        </w:rPr>
        <w:t xml:space="preserve"> Ma, </w:t>
      </w:r>
      <w:proofErr w:type="spellStart"/>
      <w:r w:rsidR="007648E1" w:rsidRPr="00161A6B">
        <w:rPr>
          <w:sz w:val="22"/>
          <w:szCs w:val="24"/>
          <w:lang w:val="en-GB"/>
        </w:rPr>
        <w:t>Chongjia</w:t>
      </w:r>
      <w:proofErr w:type="spellEnd"/>
      <w:r w:rsidR="007648E1" w:rsidRPr="00161A6B">
        <w:rPr>
          <w:sz w:val="22"/>
          <w:szCs w:val="24"/>
          <w:lang w:val="en-GB"/>
        </w:rPr>
        <w:t xml:space="preserve"> Ni</w:t>
      </w:r>
      <w:r w:rsidR="00CE4CF3" w:rsidRPr="00161A6B">
        <w:rPr>
          <w:sz w:val="22"/>
          <w:szCs w:val="24"/>
          <w:lang w:val="en-GB"/>
        </w:rPr>
        <w:t>,</w:t>
      </w:r>
      <w:r w:rsidR="007648E1" w:rsidRPr="00161A6B">
        <w:rPr>
          <w:sz w:val="22"/>
          <w:szCs w:val="24"/>
          <w:lang w:val="en-GB"/>
        </w:rPr>
        <w:t xml:space="preserve"> Chong Zhang</w:t>
      </w:r>
      <w:r w:rsidR="00CE4CF3" w:rsidRPr="00161A6B">
        <w:rPr>
          <w:sz w:val="22"/>
          <w:szCs w:val="24"/>
          <w:lang w:val="en-GB"/>
        </w:rPr>
        <w:t>,</w:t>
      </w:r>
      <w:r w:rsidR="007648E1" w:rsidRPr="00161A6B">
        <w:rPr>
          <w:sz w:val="22"/>
          <w:szCs w:val="24"/>
          <w:lang w:val="en-GB"/>
        </w:rPr>
        <w:t xml:space="preserve"> Hao Wang</w:t>
      </w:r>
      <w:r w:rsidR="00CE4CF3" w:rsidRPr="00161A6B">
        <w:rPr>
          <w:sz w:val="22"/>
          <w:szCs w:val="24"/>
          <w:lang w:val="en-GB"/>
        </w:rPr>
        <w:t>,</w:t>
      </w:r>
      <w:r w:rsidR="007648E1" w:rsidRPr="00161A6B">
        <w:rPr>
          <w:sz w:val="22"/>
          <w:szCs w:val="24"/>
          <w:lang w:val="en-GB"/>
        </w:rPr>
        <w:t xml:space="preserve"> Trung Hieu Nguyen</w:t>
      </w:r>
      <w:r w:rsidR="00EF2789" w:rsidRPr="00161A6B">
        <w:rPr>
          <w:sz w:val="22"/>
          <w:szCs w:val="24"/>
          <w:lang w:val="en-GB"/>
        </w:rPr>
        <w:t>,</w:t>
      </w:r>
      <w:r w:rsidR="007648E1" w:rsidRPr="00161A6B">
        <w:rPr>
          <w:sz w:val="22"/>
          <w:szCs w:val="24"/>
          <w:lang w:val="en-GB"/>
        </w:rPr>
        <w:t xml:space="preserve"> Kun Zhou</w:t>
      </w:r>
      <w:ins w:id="1" w:author="Microsoft Word" w:date="2024-02-09T22:19:00Z">
        <w:r w:rsidR="00A96A80" w:rsidRPr="00161A6B">
          <w:rPr>
            <w:sz w:val="22"/>
            <w:szCs w:val="24"/>
            <w:lang w:val="en-GB"/>
          </w:rPr>
          <w:t>,</w:t>
        </w:r>
      </w:ins>
      <w:r w:rsidR="007648E1" w:rsidRPr="00161A6B">
        <w:rPr>
          <w:sz w:val="22"/>
          <w:szCs w:val="24"/>
          <w:lang w:val="en-GB"/>
        </w:rPr>
        <w:t xml:space="preserve"> Jia Qi Yip</w:t>
      </w:r>
      <w:ins w:id="2" w:author="Microsoft Word" w:date="2024-02-09T22:19:00Z">
        <w:r w:rsidR="00A96A80" w:rsidRPr="00161A6B">
          <w:rPr>
            <w:sz w:val="22"/>
            <w:szCs w:val="24"/>
            <w:lang w:val="en-GB"/>
          </w:rPr>
          <w:t>,</w:t>
        </w:r>
      </w:ins>
      <w:r w:rsidR="007648E1" w:rsidRPr="00161A6B">
        <w:rPr>
          <w:sz w:val="22"/>
          <w:szCs w:val="24"/>
          <w:lang w:val="en-GB"/>
        </w:rPr>
        <w:t xml:space="preserve"> </w:t>
      </w:r>
      <w:proofErr w:type="spellStart"/>
      <w:r w:rsidR="007648E1" w:rsidRPr="00161A6B">
        <w:rPr>
          <w:sz w:val="22"/>
          <w:szCs w:val="24"/>
          <w:lang w:val="en-GB"/>
        </w:rPr>
        <w:t>Dianwen</w:t>
      </w:r>
      <w:proofErr w:type="spellEnd"/>
      <w:r w:rsidR="007648E1" w:rsidRPr="00161A6B">
        <w:rPr>
          <w:sz w:val="22"/>
          <w:szCs w:val="24"/>
          <w:lang w:val="en-GB"/>
        </w:rPr>
        <w:t xml:space="preserve"> Ng</w:t>
      </w:r>
      <w:ins w:id="3" w:author="Microsoft Word" w:date="2024-02-09T22:19:00Z">
        <w:r w:rsidR="00A96A80" w:rsidRPr="00161A6B">
          <w:rPr>
            <w:sz w:val="22"/>
            <w:szCs w:val="24"/>
            <w:lang w:val="en-GB"/>
          </w:rPr>
          <w:t>,</w:t>
        </w:r>
      </w:ins>
      <w:r w:rsidR="007648E1" w:rsidRPr="00161A6B">
        <w:rPr>
          <w:sz w:val="22"/>
          <w:szCs w:val="24"/>
          <w:lang w:val="en-GB"/>
        </w:rPr>
        <w:t xml:space="preserve"> Bin Ma</w:t>
      </w:r>
      <w:hyperlink r:id="rId42" w:history="1">
        <w:r w:rsidR="007648E1" w:rsidRPr="00161A6B">
          <w:rPr>
            <w:rStyle w:val="Lienhypertexte"/>
            <w:rFonts w:asciiTheme="minorHAnsi" w:hAnsiTheme="minorHAnsi" w:cstheme="minorHAnsi"/>
            <w:sz w:val="22"/>
            <w:szCs w:val="24"/>
            <w:lang w:val="en-GB" w:eastAsia="en-GB"/>
          </w:rPr>
          <w:t>https://arxiv.org/pdf/2312.11825.pdf</w:t>
        </w:r>
      </w:hyperlink>
      <w:r w:rsidR="00A96A80" w:rsidRPr="00161A6B">
        <w:rPr>
          <w:rFonts w:asciiTheme="minorHAnsi" w:hAnsiTheme="minorHAnsi" w:cstheme="minorHAnsi"/>
          <w:sz w:val="22"/>
          <w:szCs w:val="24"/>
          <w:lang w:val="en-GB" w:eastAsia="en-GB"/>
        </w:rPr>
        <w:t xml:space="preserve"> </w:t>
      </w:r>
    </w:p>
    <w:p w14:paraId="7D0AB258" w14:textId="77777777" w:rsidR="009A7855" w:rsidRPr="00BA2EE2" w:rsidRDefault="009A7855" w:rsidP="00BA2EE2">
      <w:pPr>
        <w:rPr>
          <w:rFonts w:asciiTheme="minorHAnsi" w:hAnsiTheme="minorHAnsi" w:cstheme="minorHAnsi"/>
          <w:lang w:val="en-US" w:eastAsia="en-GB"/>
        </w:rPr>
      </w:pPr>
    </w:p>
    <w:p w14:paraId="688BD01B" w14:textId="24B4E7F2" w:rsidR="00161A6B" w:rsidRPr="00C8540C" w:rsidRDefault="00161A6B" w:rsidP="00AE6C27">
      <w:pPr>
        <w:pStyle w:val="Titre3"/>
        <w:numPr>
          <w:ilvl w:val="0"/>
          <w:numId w:val="0"/>
        </w:numPr>
        <w:rPr>
          <w:rFonts w:asciiTheme="minorHAnsi" w:hAnsiTheme="minorHAnsi" w:cstheme="minorHAnsi"/>
          <w:sz w:val="24"/>
          <w:szCs w:val="24"/>
          <w:lang w:val="en-US"/>
        </w:rPr>
      </w:pPr>
      <w:r w:rsidRPr="00161A6B">
        <w:rPr>
          <w:rFonts w:asciiTheme="minorHAnsi" w:hAnsiTheme="minorHAnsi" w:cstheme="minorHAnsi"/>
          <w:sz w:val="24"/>
          <w:szCs w:val="24"/>
          <w:lang w:val="en-US"/>
        </w:rPr>
        <w:t xml:space="preserve">Identification de </w:t>
      </w:r>
      <w:proofErr w:type="spellStart"/>
      <w:r w:rsidR="00EE059E" w:rsidRPr="00161A6B">
        <w:rPr>
          <w:rFonts w:asciiTheme="minorHAnsi" w:hAnsiTheme="minorHAnsi" w:cstheme="minorHAnsi"/>
          <w:sz w:val="24"/>
          <w:szCs w:val="24"/>
          <w:lang w:val="en-US"/>
        </w:rPr>
        <w:t>locuteur</w:t>
      </w:r>
      <w:proofErr w:type="spellEnd"/>
      <w:r w:rsidR="00EE059E" w:rsidRPr="00161A6B">
        <w:rPr>
          <w:rFonts w:asciiTheme="minorHAnsi" w:hAnsiTheme="minorHAnsi" w:cstheme="minorHAnsi"/>
          <w:sz w:val="24"/>
          <w:szCs w:val="24"/>
          <w:lang w:val="en-US"/>
        </w:rPr>
        <w:t>:</w:t>
      </w:r>
    </w:p>
    <w:p w14:paraId="6E4223C6" w14:textId="77777777" w:rsidR="00C5323B" w:rsidRPr="00C8540C" w:rsidRDefault="00C5323B" w:rsidP="00C5323B">
      <w:pPr>
        <w:spacing w:after="0"/>
        <w:rPr>
          <w:lang w:val="en-US" w:eastAsia="en-GB"/>
        </w:rPr>
      </w:pPr>
    </w:p>
    <w:p w14:paraId="2DB1D4E2" w14:textId="1906E926" w:rsidR="00161A6B" w:rsidRPr="00161A6B" w:rsidRDefault="00161A6B" w:rsidP="00161A6B">
      <w:pPr>
        <w:spacing w:after="160" w:line="257" w:lineRule="auto"/>
        <w:ind w:left="-20" w:right="-20"/>
        <w:rPr>
          <w:rFonts w:asciiTheme="minorHAnsi" w:hAnsiTheme="minorHAnsi" w:cstheme="minorHAnsi"/>
          <w:lang w:val="en-GB"/>
        </w:rPr>
      </w:pPr>
      <w:r w:rsidRPr="00161A6B">
        <w:rPr>
          <w:rFonts w:asciiTheme="minorHAnsi" w:hAnsiTheme="minorHAnsi" w:cstheme="minorHAnsi"/>
          <w:i/>
          <w:sz w:val="22"/>
          <w:lang w:val="en-GB"/>
        </w:rPr>
        <w:t xml:space="preserve">Human Voice Recognition Depends on Language Ability </w:t>
      </w:r>
      <w:r w:rsidRPr="00161A6B">
        <w:rPr>
          <w:rFonts w:asciiTheme="minorHAnsi" w:hAnsiTheme="minorHAnsi" w:cstheme="minorHAnsi"/>
          <w:sz w:val="22"/>
          <w:lang w:val="en-GB"/>
        </w:rPr>
        <w:t xml:space="preserve">by Tyler K. </w:t>
      </w:r>
      <w:proofErr w:type="spellStart"/>
      <w:r w:rsidRPr="00161A6B">
        <w:rPr>
          <w:rFonts w:asciiTheme="minorHAnsi" w:hAnsiTheme="minorHAnsi" w:cstheme="minorHAnsi"/>
          <w:sz w:val="22"/>
          <w:lang w:val="en-GB"/>
        </w:rPr>
        <w:t>Perrachione</w:t>
      </w:r>
      <w:proofErr w:type="spellEnd"/>
      <w:r w:rsidRPr="00161A6B">
        <w:rPr>
          <w:rFonts w:asciiTheme="minorHAnsi" w:hAnsiTheme="minorHAnsi" w:cstheme="minorHAnsi"/>
          <w:sz w:val="22"/>
          <w:lang w:val="en-GB"/>
        </w:rPr>
        <w:t>, Stephanie N. Del Tufo, John D.E. Gabrieli</w:t>
      </w:r>
    </w:p>
    <w:p w14:paraId="1A40A491" w14:textId="7A9FC7CC" w:rsidR="00161A6B" w:rsidRPr="001A0326" w:rsidRDefault="00161A6B" w:rsidP="00161A6B">
      <w:pPr>
        <w:spacing w:line="257" w:lineRule="auto"/>
        <w:ind w:left="-20" w:right="-20"/>
        <w:rPr>
          <w:rFonts w:asciiTheme="minorHAnsi" w:hAnsiTheme="minorHAnsi" w:cstheme="minorHAnsi"/>
          <w:lang w:val="en-GB"/>
        </w:rPr>
      </w:pPr>
      <w:r w:rsidRPr="001A0326">
        <w:rPr>
          <w:rFonts w:asciiTheme="minorHAnsi" w:hAnsiTheme="minorHAnsi" w:cstheme="minorHAnsi"/>
          <w:i/>
          <w:iCs/>
          <w:sz w:val="22"/>
          <w:lang w:val="en-GB"/>
        </w:rPr>
        <w:t xml:space="preserve">wav2vec 2.0: A Framework for Self-Supervised Learning of Speech Representations </w:t>
      </w:r>
      <w:r w:rsidRPr="001A0326">
        <w:rPr>
          <w:rFonts w:asciiTheme="minorHAnsi" w:hAnsiTheme="minorHAnsi" w:cstheme="minorHAnsi"/>
          <w:sz w:val="22"/>
          <w:lang w:val="en-GB"/>
        </w:rPr>
        <w:t xml:space="preserve">by Alexei </w:t>
      </w:r>
      <w:proofErr w:type="spellStart"/>
      <w:r w:rsidRPr="001A0326">
        <w:rPr>
          <w:rFonts w:asciiTheme="minorHAnsi" w:hAnsiTheme="minorHAnsi" w:cstheme="minorHAnsi"/>
          <w:sz w:val="22"/>
          <w:lang w:val="en-GB"/>
        </w:rPr>
        <w:t>Baevski</w:t>
      </w:r>
      <w:proofErr w:type="spellEnd"/>
      <w:r w:rsidRPr="001A0326">
        <w:rPr>
          <w:rFonts w:asciiTheme="minorHAnsi" w:hAnsiTheme="minorHAnsi" w:cstheme="minorHAnsi"/>
          <w:sz w:val="22"/>
          <w:lang w:val="en-GB"/>
        </w:rPr>
        <w:t>, Henry Zhou, Abdelrahman Mohamed, Michael Auli</w:t>
      </w:r>
    </w:p>
    <w:p w14:paraId="3CF60693" w14:textId="7EF954D7" w:rsidR="00161A6B" w:rsidRPr="001A0326" w:rsidRDefault="00161A6B" w:rsidP="00161A6B">
      <w:pPr>
        <w:spacing w:line="257" w:lineRule="auto"/>
        <w:ind w:left="-20" w:right="-20"/>
        <w:rPr>
          <w:rFonts w:asciiTheme="minorHAnsi" w:hAnsiTheme="minorHAnsi" w:cstheme="minorHAnsi"/>
          <w:lang w:val="en-GB"/>
        </w:rPr>
      </w:pPr>
      <w:r w:rsidRPr="001A0326">
        <w:rPr>
          <w:rFonts w:asciiTheme="minorHAnsi" w:hAnsiTheme="minorHAnsi" w:cstheme="minorHAnsi"/>
          <w:i/>
          <w:iCs/>
          <w:color w:val="000000" w:themeColor="text1"/>
          <w:sz w:val="22"/>
          <w:lang w:val="en-US"/>
        </w:rPr>
        <w:t xml:space="preserve">Speaker Recognition from Raw Waveform with </w:t>
      </w:r>
      <w:proofErr w:type="spellStart"/>
      <w:r w:rsidRPr="001A0326">
        <w:rPr>
          <w:rFonts w:asciiTheme="minorHAnsi" w:hAnsiTheme="minorHAnsi" w:cstheme="minorHAnsi"/>
          <w:i/>
          <w:iCs/>
          <w:color w:val="000000" w:themeColor="text1"/>
          <w:sz w:val="22"/>
          <w:lang w:val="en-US"/>
        </w:rPr>
        <w:t>SincNet</w:t>
      </w:r>
      <w:proofErr w:type="spellEnd"/>
      <w:r w:rsidRPr="001A0326">
        <w:rPr>
          <w:rFonts w:asciiTheme="minorHAnsi" w:hAnsiTheme="minorHAnsi" w:cstheme="minorHAnsi"/>
          <w:color w:val="000000" w:themeColor="text1"/>
          <w:sz w:val="22"/>
          <w:lang w:val="en-US"/>
        </w:rPr>
        <w:t xml:space="preserve">, by Mirco </w:t>
      </w:r>
      <w:proofErr w:type="spellStart"/>
      <w:r w:rsidRPr="001A0326">
        <w:rPr>
          <w:rFonts w:asciiTheme="minorHAnsi" w:hAnsiTheme="minorHAnsi" w:cstheme="minorHAnsi"/>
          <w:color w:val="000000" w:themeColor="text1"/>
          <w:sz w:val="22"/>
          <w:lang w:val="en-US"/>
        </w:rPr>
        <w:t>Ravanelli</w:t>
      </w:r>
      <w:proofErr w:type="spellEnd"/>
      <w:r w:rsidRPr="001A0326">
        <w:rPr>
          <w:rFonts w:asciiTheme="minorHAnsi" w:hAnsiTheme="minorHAnsi" w:cstheme="minorHAnsi"/>
          <w:color w:val="000000" w:themeColor="text1"/>
          <w:sz w:val="22"/>
          <w:lang w:val="en-US"/>
        </w:rPr>
        <w:t>, Yoshua Bengio</w:t>
      </w:r>
      <w:r w:rsidRPr="001A0326">
        <w:rPr>
          <w:rFonts w:asciiTheme="minorHAnsi" w:hAnsiTheme="minorHAnsi" w:cstheme="minorHAnsi"/>
          <w:color w:val="000000" w:themeColor="text1"/>
          <w:sz w:val="22"/>
          <w:lang w:val="en-GB"/>
        </w:rPr>
        <w:t xml:space="preserve"> </w:t>
      </w:r>
    </w:p>
    <w:p w14:paraId="0FC8C7C0" w14:textId="79930CC2" w:rsidR="00161A6B" w:rsidRPr="00161A6B" w:rsidRDefault="00161A6B" w:rsidP="00235EEF">
      <w:pPr>
        <w:spacing w:line="257" w:lineRule="auto"/>
        <w:ind w:left="-20" w:right="-20"/>
        <w:rPr>
          <w:rFonts w:asciiTheme="minorHAnsi" w:hAnsiTheme="minorHAnsi" w:cstheme="minorHAnsi"/>
          <w:color w:val="000000" w:themeColor="text1"/>
          <w:sz w:val="22"/>
          <w:lang w:val="en-US"/>
        </w:rPr>
      </w:pPr>
      <w:r w:rsidRPr="001A0326">
        <w:rPr>
          <w:rFonts w:asciiTheme="minorHAnsi" w:hAnsiTheme="minorHAnsi" w:cstheme="minorHAnsi"/>
          <w:i/>
          <w:iCs/>
          <w:color w:val="000000" w:themeColor="text1"/>
          <w:sz w:val="22"/>
          <w:lang w:val="en-US"/>
        </w:rPr>
        <w:t>Deep Neural Network Embeddings for Text-Independent Speaker Verification</w:t>
      </w:r>
      <w:r w:rsidRPr="001A0326">
        <w:rPr>
          <w:rFonts w:asciiTheme="minorHAnsi" w:hAnsiTheme="minorHAnsi" w:cstheme="minorHAnsi"/>
          <w:color w:val="000000" w:themeColor="text1"/>
          <w:sz w:val="22"/>
          <w:lang w:val="en-US"/>
        </w:rPr>
        <w:t xml:space="preserve">, by David Snyder, Daniel Garcia-Romero, Daniel Povey, Sanjeev </w:t>
      </w:r>
      <w:proofErr w:type="spellStart"/>
      <w:r w:rsidRPr="001A0326">
        <w:rPr>
          <w:rFonts w:asciiTheme="minorHAnsi" w:hAnsiTheme="minorHAnsi" w:cstheme="minorHAnsi"/>
          <w:color w:val="000000" w:themeColor="text1"/>
          <w:sz w:val="22"/>
          <w:lang w:val="en-US"/>
        </w:rPr>
        <w:t>Khudanpur</w:t>
      </w:r>
      <w:proofErr w:type="spellEnd"/>
    </w:p>
    <w:p w14:paraId="23EF952A" w14:textId="48A6618C" w:rsidR="001D21ED" w:rsidRPr="00B774E1" w:rsidRDefault="00B774E1" w:rsidP="00AE6C27">
      <w:pPr>
        <w:pStyle w:val="Titre2"/>
        <w:numPr>
          <w:ilvl w:val="0"/>
          <w:numId w:val="0"/>
        </w:numPr>
        <w:ind w:left="720" w:hanging="360"/>
        <w:rPr>
          <w:rFonts w:asciiTheme="minorHAnsi" w:hAnsiTheme="minorHAnsi" w:cstheme="minorHAnsi"/>
        </w:rPr>
      </w:pPr>
      <w:r>
        <w:rPr>
          <w:noProof/>
        </w:rPr>
        <w:lastRenderedPageBreak/>
        <w:drawing>
          <wp:anchor distT="0" distB="0" distL="114300" distR="114300" simplePos="0" relativeHeight="251658252" behindDoc="0" locked="0" layoutInCell="1" allowOverlap="1" wp14:anchorId="31CEA165" wp14:editId="7BCAA2FA">
            <wp:simplePos x="0" y="0"/>
            <wp:positionH relativeFrom="column">
              <wp:posOffset>-1413510</wp:posOffset>
            </wp:positionH>
            <wp:positionV relativeFrom="paragraph">
              <wp:posOffset>1761490</wp:posOffset>
            </wp:positionV>
            <wp:extent cx="8528685" cy="5727065"/>
            <wp:effectExtent l="0" t="8890" r="0" b="0"/>
            <wp:wrapTopAndBottom/>
            <wp:docPr id="2042320543"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20543" name="Image 1" descr="Une image contenant texte, diagramme, capture d’écran, Police&#10;&#10;Description générée automatiquement"/>
                    <pic:cNvPicPr/>
                  </pic:nvPicPr>
                  <pic:blipFill rotWithShape="1">
                    <a:blip r:embed="rId43"/>
                    <a:srcRect l="6751" r="10311"/>
                    <a:stretch/>
                  </pic:blipFill>
                  <pic:spPr bwMode="auto">
                    <a:xfrm rot="16200000">
                      <a:off x="0" y="0"/>
                      <a:ext cx="8528685" cy="572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5C46" w:rsidRPr="00C8540C">
        <w:rPr>
          <w:lang w:val="en-US"/>
        </w:rPr>
        <w:t xml:space="preserve"> </w:t>
      </w:r>
      <w:proofErr w:type="spellStart"/>
      <w:r>
        <w:rPr>
          <w:rFonts w:asciiTheme="minorHAnsi" w:hAnsiTheme="minorHAnsi" w:cstheme="minorHAnsi"/>
        </w:rPr>
        <w:t>Sketchnote</w:t>
      </w:r>
      <w:proofErr w:type="spellEnd"/>
      <w:r>
        <w:rPr>
          <w:rFonts w:asciiTheme="minorHAnsi" w:hAnsiTheme="minorHAnsi" w:cstheme="minorHAnsi"/>
        </w:rPr>
        <w:t xml:space="preserve"> </w:t>
      </w:r>
      <w:r w:rsidRPr="001A0326">
        <w:rPr>
          <w:rFonts w:asciiTheme="minorHAnsi" w:hAnsiTheme="minorHAnsi" w:cstheme="minorHAnsi"/>
        </w:rPr>
        <w:t>:</w:t>
      </w:r>
    </w:p>
    <w:p w14:paraId="09B7D53C" w14:textId="655B95B9" w:rsidR="008F2AB5" w:rsidRPr="00563AE5" w:rsidRDefault="00C5323B" w:rsidP="00AE6C27">
      <w:pPr>
        <w:pStyle w:val="Titre2"/>
        <w:numPr>
          <w:ilvl w:val="0"/>
          <w:numId w:val="0"/>
        </w:numPr>
        <w:ind w:left="720" w:hanging="360"/>
        <w:rPr>
          <w:rFonts w:asciiTheme="minorHAnsi" w:hAnsiTheme="minorHAnsi" w:cstheme="minorHAnsi"/>
        </w:rPr>
      </w:pPr>
      <w:r>
        <w:rPr>
          <w:noProof/>
        </w:rPr>
        <w:lastRenderedPageBreak/>
        <w:drawing>
          <wp:anchor distT="0" distB="0" distL="114300" distR="114300" simplePos="0" relativeHeight="251658253" behindDoc="0" locked="0" layoutInCell="1" allowOverlap="1" wp14:anchorId="37E7AF22" wp14:editId="0B844A59">
            <wp:simplePos x="0" y="0"/>
            <wp:positionH relativeFrom="column">
              <wp:posOffset>-90170</wp:posOffset>
            </wp:positionH>
            <wp:positionV relativeFrom="paragraph">
              <wp:posOffset>353695</wp:posOffset>
            </wp:positionV>
            <wp:extent cx="6019800" cy="8536185"/>
            <wp:effectExtent l="0" t="0" r="0" b="0"/>
            <wp:wrapTopAndBottom/>
            <wp:docPr id="91082423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24238" name="Image 1" descr="Une image contenant texte, capture d’écran, Police, conception&#10;&#10;Description générée automatiquement"/>
                    <pic:cNvPicPr/>
                  </pic:nvPicPr>
                  <pic:blipFill>
                    <a:blip r:embed="rId44"/>
                    <a:stretch>
                      <a:fillRect/>
                    </a:stretch>
                  </pic:blipFill>
                  <pic:spPr>
                    <a:xfrm>
                      <a:off x="0" y="0"/>
                      <a:ext cx="6019800" cy="8536185"/>
                    </a:xfrm>
                    <a:prstGeom prst="rect">
                      <a:avLst/>
                    </a:prstGeom>
                  </pic:spPr>
                </pic:pic>
              </a:graphicData>
            </a:graphic>
            <wp14:sizeRelH relativeFrom="margin">
              <wp14:pctWidth>0</wp14:pctWidth>
            </wp14:sizeRelH>
            <wp14:sizeRelV relativeFrom="margin">
              <wp14:pctHeight>0</wp14:pctHeight>
            </wp14:sizeRelV>
          </wp:anchor>
        </w:drawing>
      </w:r>
      <w:r w:rsidR="00094BFE">
        <w:rPr>
          <w:rFonts w:asciiTheme="minorHAnsi" w:hAnsiTheme="minorHAnsi" w:cstheme="minorHAnsi"/>
        </w:rPr>
        <w:t>Poster</w:t>
      </w:r>
      <w:r w:rsidR="00094BFE" w:rsidRPr="001A0326">
        <w:rPr>
          <w:rFonts w:asciiTheme="minorHAnsi" w:hAnsiTheme="minorHAnsi" w:cstheme="minorHAnsi"/>
        </w:rPr>
        <w:t xml:space="preserve"> :</w:t>
      </w:r>
    </w:p>
    <w:sectPr w:rsidR="008F2AB5" w:rsidRPr="00563AE5" w:rsidSect="00C464ED">
      <w:headerReference w:type="default" r:id="rId45"/>
      <w:footerReference w:type="default" r:id="rId46"/>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969A0" w14:textId="77777777" w:rsidR="00F1715E" w:rsidRDefault="00F1715E" w:rsidP="004B43D1">
      <w:pPr>
        <w:spacing w:after="0" w:line="240" w:lineRule="auto"/>
      </w:pPr>
      <w:r>
        <w:separator/>
      </w:r>
    </w:p>
  </w:endnote>
  <w:endnote w:type="continuationSeparator" w:id="0">
    <w:p w14:paraId="4530BBA1" w14:textId="77777777" w:rsidR="00F1715E" w:rsidRDefault="00F1715E" w:rsidP="004B43D1">
      <w:pPr>
        <w:spacing w:after="0" w:line="240" w:lineRule="auto"/>
      </w:pPr>
      <w:r>
        <w:continuationSeparator/>
      </w:r>
    </w:p>
  </w:endnote>
  <w:endnote w:type="continuationNotice" w:id="1">
    <w:p w14:paraId="45D69A1F" w14:textId="77777777" w:rsidR="00F1715E" w:rsidRDefault="00F171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mn-e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128487"/>
      <w:docPartObj>
        <w:docPartGallery w:val="Page Numbers (Bottom of Page)"/>
        <w:docPartUnique/>
      </w:docPartObj>
    </w:sdtPr>
    <w:sdtContent>
      <w:p w14:paraId="023FA31D" w14:textId="2B4803FF" w:rsidR="00E16543" w:rsidRDefault="00E16543">
        <w:pPr>
          <w:pStyle w:val="Pieddepage"/>
        </w:pPr>
        <w:r>
          <w:fldChar w:fldCharType="begin"/>
        </w:r>
        <w:r>
          <w:instrText>PAGE   \* MERGEFORMAT</w:instrText>
        </w:r>
        <w:r>
          <w:fldChar w:fldCharType="separate"/>
        </w:r>
        <w:r>
          <w:t>2</w:t>
        </w:r>
        <w:r>
          <w:fldChar w:fldCharType="end"/>
        </w:r>
      </w:p>
    </w:sdtContent>
  </w:sdt>
  <w:p w14:paraId="3AA8DB63" w14:textId="77777777" w:rsidR="00E16543" w:rsidRDefault="00E165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F67BDB" w14:textId="77777777" w:rsidR="00F1715E" w:rsidRDefault="00F1715E" w:rsidP="004B43D1">
      <w:pPr>
        <w:spacing w:after="0" w:line="240" w:lineRule="auto"/>
      </w:pPr>
      <w:r>
        <w:separator/>
      </w:r>
    </w:p>
  </w:footnote>
  <w:footnote w:type="continuationSeparator" w:id="0">
    <w:p w14:paraId="363C20C2" w14:textId="77777777" w:rsidR="00F1715E" w:rsidRDefault="00F1715E" w:rsidP="004B43D1">
      <w:pPr>
        <w:spacing w:after="0" w:line="240" w:lineRule="auto"/>
      </w:pPr>
      <w:r>
        <w:continuationSeparator/>
      </w:r>
    </w:p>
  </w:footnote>
  <w:footnote w:type="continuationNotice" w:id="1">
    <w:p w14:paraId="081D3489" w14:textId="77777777" w:rsidR="00F1715E" w:rsidRDefault="00F171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7D492" w14:textId="7A9B95D3" w:rsidR="00A97A81" w:rsidRDefault="00A41199" w:rsidP="00042EAA">
    <w:r w:rsidRPr="004B54E0">
      <w:rPr>
        <w:noProof/>
        <w:lang w:eastAsia="fr-FR"/>
      </w:rPr>
      <w:drawing>
        <wp:anchor distT="0" distB="0" distL="114300" distR="114300" simplePos="0" relativeHeight="251658240" behindDoc="0" locked="0" layoutInCell="1" allowOverlap="1" wp14:anchorId="027F39FA" wp14:editId="6DD157FA">
          <wp:simplePos x="0" y="0"/>
          <wp:positionH relativeFrom="column">
            <wp:posOffset>5147111</wp:posOffset>
          </wp:positionH>
          <wp:positionV relativeFrom="paragraph">
            <wp:posOffset>-335280</wp:posOffset>
          </wp:positionV>
          <wp:extent cx="1257499" cy="4419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257844" cy="4420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6B65C699" wp14:editId="7FEB25B8">
          <wp:simplePos x="0" y="0"/>
          <wp:positionH relativeFrom="column">
            <wp:posOffset>-602615</wp:posOffset>
          </wp:positionH>
          <wp:positionV relativeFrom="paragraph">
            <wp:posOffset>-312420</wp:posOffset>
          </wp:positionV>
          <wp:extent cx="982980" cy="34417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a:stretch>
                    <a:fillRect/>
                  </a:stretch>
                </pic:blipFill>
                <pic:spPr>
                  <a:xfrm>
                    <a:off x="0" y="0"/>
                    <a:ext cx="985911" cy="345196"/>
                  </a:xfrm>
                  <a:prstGeom prst="rect">
                    <a:avLst/>
                  </a:prstGeom>
                </pic:spPr>
              </pic:pic>
            </a:graphicData>
          </a:graphic>
          <wp14:sizeRelH relativeFrom="margin">
            <wp14:pctWidth>0</wp14:pctWidth>
          </wp14:sizeRelH>
          <wp14:sizeRelV relativeFrom="margin">
            <wp14:pctHeight>0</wp14:pctHeight>
          </wp14:sizeRelV>
        </wp:anchor>
      </w:drawing>
    </w:r>
    <w:r w:rsidR="00A97A81" w:rsidRPr="0062248D">
      <w:t>I4-</w:t>
    </w:r>
    <w:r w:rsidR="00A97A81">
      <w:t>PAP</w:t>
    </w:r>
    <w:r w:rsidR="00A97A81" w:rsidRPr="0062248D">
      <w:t>-</w:t>
    </w:r>
    <w:r w:rsidR="00A15672">
      <w:t>2358</w:t>
    </w:r>
    <w:r w:rsidR="00A97A81" w:rsidRPr="0062248D">
      <w:t>-</w:t>
    </w:r>
    <w:r w:rsidR="00A15672">
      <w:t>20240209</w:t>
    </w:r>
    <w:r w:rsidR="004B54E0">
      <w:tab/>
    </w:r>
    <w:r w:rsidR="004B54E0">
      <w:tab/>
    </w:r>
    <w:r w:rsidR="004B54E0">
      <w:tab/>
    </w:r>
    <w:r w:rsidR="004B54E0">
      <w:tab/>
    </w:r>
    <w:r w:rsidR="004B54E0">
      <w:tab/>
    </w:r>
  </w:p>
</w:hdr>
</file>

<file path=word/intelligence2.xml><?xml version="1.0" encoding="utf-8"?>
<int2:intelligence xmlns:int2="http://schemas.microsoft.com/office/intelligence/2020/intelligence" xmlns:oel="http://schemas.microsoft.com/office/2019/extlst">
  <int2:observations>
    <int2:textHash int2:hashCode="LIN0iI/Sj2wwh4" int2:id="KllazZah">
      <int2:state int2:value="Rejected" int2:type="AugLoop_Text_Critique"/>
    </int2:textHash>
    <int2:textHash int2:hashCode="AZCSDQ1HX7rfsI" int2:id="r78Mog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76D96"/>
    <w:multiLevelType w:val="multilevel"/>
    <w:tmpl w:val="4D40037A"/>
    <w:lvl w:ilvl="0">
      <w:start w:val="1"/>
      <w:numFmt w:val="bullet"/>
      <w:pStyle w:val="BullList"/>
      <w:lvlText w:val=""/>
      <w:lvlJc w:val="left"/>
      <w:pPr>
        <w:tabs>
          <w:tab w:val="num" w:pos="720"/>
        </w:tabs>
        <w:ind w:left="720" w:hanging="72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6C7D61"/>
    <w:multiLevelType w:val="hybridMultilevel"/>
    <w:tmpl w:val="FFFFFFFF"/>
    <w:lvl w:ilvl="0" w:tplc="7E52A19C">
      <w:start w:val="1"/>
      <w:numFmt w:val="decimal"/>
      <w:pStyle w:val="Titregrandepartie"/>
      <w:lvlText w:val="%1"/>
      <w:lvlJc w:val="left"/>
      <w:pPr>
        <w:ind w:left="720" w:hanging="360"/>
      </w:pPr>
    </w:lvl>
    <w:lvl w:ilvl="1" w:tplc="56CA1342">
      <w:start w:val="1"/>
      <w:numFmt w:val="lowerLetter"/>
      <w:lvlText w:val="%2."/>
      <w:lvlJc w:val="left"/>
      <w:pPr>
        <w:ind w:left="1440" w:hanging="360"/>
      </w:pPr>
    </w:lvl>
    <w:lvl w:ilvl="2" w:tplc="44A0187C">
      <w:start w:val="1"/>
      <w:numFmt w:val="lowerRoman"/>
      <w:lvlText w:val="%3."/>
      <w:lvlJc w:val="right"/>
      <w:pPr>
        <w:ind w:left="2160" w:hanging="180"/>
      </w:pPr>
    </w:lvl>
    <w:lvl w:ilvl="3" w:tplc="8B56E4BE">
      <w:start w:val="1"/>
      <w:numFmt w:val="decimal"/>
      <w:lvlText w:val="%4."/>
      <w:lvlJc w:val="left"/>
      <w:pPr>
        <w:ind w:left="2880" w:hanging="360"/>
      </w:pPr>
    </w:lvl>
    <w:lvl w:ilvl="4" w:tplc="F086D282">
      <w:start w:val="1"/>
      <w:numFmt w:val="lowerLetter"/>
      <w:lvlText w:val="%5."/>
      <w:lvlJc w:val="left"/>
      <w:pPr>
        <w:ind w:left="3600" w:hanging="360"/>
      </w:pPr>
    </w:lvl>
    <w:lvl w:ilvl="5" w:tplc="7A1A987E">
      <w:start w:val="1"/>
      <w:numFmt w:val="lowerRoman"/>
      <w:lvlText w:val="%6."/>
      <w:lvlJc w:val="right"/>
      <w:pPr>
        <w:ind w:left="4320" w:hanging="180"/>
      </w:pPr>
    </w:lvl>
    <w:lvl w:ilvl="6" w:tplc="BCDCEC50">
      <w:start w:val="1"/>
      <w:numFmt w:val="decimal"/>
      <w:lvlText w:val="%7."/>
      <w:lvlJc w:val="left"/>
      <w:pPr>
        <w:ind w:left="5040" w:hanging="360"/>
      </w:pPr>
    </w:lvl>
    <w:lvl w:ilvl="7" w:tplc="6E4A92F6">
      <w:start w:val="1"/>
      <w:numFmt w:val="lowerLetter"/>
      <w:lvlText w:val="%8."/>
      <w:lvlJc w:val="left"/>
      <w:pPr>
        <w:ind w:left="5760" w:hanging="360"/>
      </w:pPr>
    </w:lvl>
    <w:lvl w:ilvl="8" w:tplc="8A44BAC4">
      <w:start w:val="1"/>
      <w:numFmt w:val="lowerRoman"/>
      <w:lvlText w:val="%9."/>
      <w:lvlJc w:val="right"/>
      <w:pPr>
        <w:ind w:left="6480" w:hanging="180"/>
      </w:pPr>
    </w:lvl>
  </w:abstractNum>
  <w:abstractNum w:abstractNumId="2" w15:restartNumberingAfterBreak="0">
    <w:nsid w:val="16388096"/>
    <w:multiLevelType w:val="hybridMultilevel"/>
    <w:tmpl w:val="9982B69A"/>
    <w:lvl w:ilvl="0" w:tplc="D3D42B04">
      <w:start w:val="1"/>
      <w:numFmt w:val="bullet"/>
      <w:lvlText w:val=""/>
      <w:lvlJc w:val="left"/>
      <w:pPr>
        <w:ind w:left="720" w:hanging="360"/>
      </w:pPr>
      <w:rPr>
        <w:rFonts w:ascii="Symbol" w:hAnsi="Symbol" w:hint="default"/>
      </w:rPr>
    </w:lvl>
    <w:lvl w:ilvl="1" w:tplc="A46432A8">
      <w:start w:val="1"/>
      <w:numFmt w:val="bullet"/>
      <w:lvlText w:val="o"/>
      <w:lvlJc w:val="left"/>
      <w:pPr>
        <w:ind w:left="1440" w:hanging="360"/>
      </w:pPr>
      <w:rPr>
        <w:rFonts w:ascii="Courier New" w:hAnsi="Courier New" w:hint="default"/>
      </w:rPr>
    </w:lvl>
    <w:lvl w:ilvl="2" w:tplc="E118CFC8">
      <w:start w:val="1"/>
      <w:numFmt w:val="bullet"/>
      <w:lvlText w:val=""/>
      <w:lvlJc w:val="left"/>
      <w:pPr>
        <w:ind w:left="2160" w:hanging="360"/>
      </w:pPr>
      <w:rPr>
        <w:rFonts w:ascii="Wingdings" w:hAnsi="Wingdings" w:hint="default"/>
      </w:rPr>
    </w:lvl>
    <w:lvl w:ilvl="3" w:tplc="C66EEFE0">
      <w:start w:val="1"/>
      <w:numFmt w:val="bullet"/>
      <w:lvlText w:val=""/>
      <w:lvlJc w:val="left"/>
      <w:pPr>
        <w:ind w:left="2880" w:hanging="360"/>
      </w:pPr>
      <w:rPr>
        <w:rFonts w:ascii="Symbol" w:hAnsi="Symbol" w:hint="default"/>
      </w:rPr>
    </w:lvl>
    <w:lvl w:ilvl="4" w:tplc="186C4E2A">
      <w:start w:val="1"/>
      <w:numFmt w:val="bullet"/>
      <w:lvlText w:val="o"/>
      <w:lvlJc w:val="left"/>
      <w:pPr>
        <w:ind w:left="3600" w:hanging="360"/>
      </w:pPr>
      <w:rPr>
        <w:rFonts w:ascii="Courier New" w:hAnsi="Courier New" w:hint="default"/>
      </w:rPr>
    </w:lvl>
    <w:lvl w:ilvl="5" w:tplc="FD44C5E4">
      <w:start w:val="1"/>
      <w:numFmt w:val="bullet"/>
      <w:lvlText w:val=""/>
      <w:lvlJc w:val="left"/>
      <w:pPr>
        <w:ind w:left="4320" w:hanging="360"/>
      </w:pPr>
      <w:rPr>
        <w:rFonts w:ascii="Wingdings" w:hAnsi="Wingdings" w:hint="default"/>
      </w:rPr>
    </w:lvl>
    <w:lvl w:ilvl="6" w:tplc="55D2D806">
      <w:start w:val="1"/>
      <w:numFmt w:val="bullet"/>
      <w:lvlText w:val=""/>
      <w:lvlJc w:val="left"/>
      <w:pPr>
        <w:ind w:left="5040" w:hanging="360"/>
      </w:pPr>
      <w:rPr>
        <w:rFonts w:ascii="Symbol" w:hAnsi="Symbol" w:hint="default"/>
      </w:rPr>
    </w:lvl>
    <w:lvl w:ilvl="7" w:tplc="D988E75C">
      <w:start w:val="1"/>
      <w:numFmt w:val="bullet"/>
      <w:lvlText w:val="o"/>
      <w:lvlJc w:val="left"/>
      <w:pPr>
        <w:ind w:left="5760" w:hanging="360"/>
      </w:pPr>
      <w:rPr>
        <w:rFonts w:ascii="Courier New" w:hAnsi="Courier New" w:hint="default"/>
      </w:rPr>
    </w:lvl>
    <w:lvl w:ilvl="8" w:tplc="7A849114">
      <w:start w:val="1"/>
      <w:numFmt w:val="bullet"/>
      <w:lvlText w:val=""/>
      <w:lvlJc w:val="left"/>
      <w:pPr>
        <w:ind w:left="6480" w:hanging="360"/>
      </w:pPr>
      <w:rPr>
        <w:rFonts w:ascii="Wingdings" w:hAnsi="Wingdings" w:hint="default"/>
      </w:rPr>
    </w:lvl>
  </w:abstractNum>
  <w:abstractNum w:abstractNumId="3" w15:restartNumberingAfterBreak="0">
    <w:nsid w:val="1B4A29B8"/>
    <w:multiLevelType w:val="multilevel"/>
    <w:tmpl w:val="728A7890"/>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7E7BE3"/>
    <w:multiLevelType w:val="hybridMultilevel"/>
    <w:tmpl w:val="F7DEA7C4"/>
    <w:lvl w:ilvl="0" w:tplc="A1360F5A">
      <w:start w:val="1"/>
      <w:numFmt w:val="lowerLetter"/>
      <w:pStyle w:val="Titr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C23FB"/>
    <w:multiLevelType w:val="hybridMultilevel"/>
    <w:tmpl w:val="823EE850"/>
    <w:lvl w:ilvl="0" w:tplc="D7264C10">
      <w:start w:val="4"/>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1E0E1A"/>
    <w:multiLevelType w:val="hybridMultilevel"/>
    <w:tmpl w:val="6EE0F88C"/>
    <w:lvl w:ilvl="0" w:tplc="6FF8FC6C">
      <w:start w:val="1"/>
      <w:numFmt w:val="decimal"/>
      <w:pStyle w:val="Titr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C62EF9"/>
    <w:multiLevelType w:val="hybridMultilevel"/>
    <w:tmpl w:val="B824CA54"/>
    <w:lvl w:ilvl="0" w:tplc="6FC0B22E">
      <w:start w:val="1"/>
      <w:numFmt w:val="bullet"/>
      <w:lvlText w:val="-"/>
      <w:lvlJc w:val="left"/>
      <w:pPr>
        <w:ind w:left="720" w:hanging="360"/>
      </w:pPr>
      <w:rPr>
        <w:rFonts w:ascii="Calibri" w:hAnsi="Calibri" w:hint="default"/>
      </w:rPr>
    </w:lvl>
    <w:lvl w:ilvl="1" w:tplc="384C44FC">
      <w:start w:val="1"/>
      <w:numFmt w:val="bullet"/>
      <w:lvlText w:val="o"/>
      <w:lvlJc w:val="left"/>
      <w:pPr>
        <w:ind w:left="1440" w:hanging="360"/>
      </w:pPr>
      <w:rPr>
        <w:rFonts w:ascii="Courier New" w:hAnsi="Courier New" w:hint="default"/>
      </w:rPr>
    </w:lvl>
    <w:lvl w:ilvl="2" w:tplc="D9E49E24">
      <w:start w:val="1"/>
      <w:numFmt w:val="bullet"/>
      <w:lvlText w:val=""/>
      <w:lvlJc w:val="left"/>
      <w:pPr>
        <w:ind w:left="2160" w:hanging="360"/>
      </w:pPr>
      <w:rPr>
        <w:rFonts w:ascii="Wingdings" w:hAnsi="Wingdings" w:hint="default"/>
      </w:rPr>
    </w:lvl>
    <w:lvl w:ilvl="3" w:tplc="5DC612DA">
      <w:start w:val="1"/>
      <w:numFmt w:val="bullet"/>
      <w:lvlText w:val=""/>
      <w:lvlJc w:val="left"/>
      <w:pPr>
        <w:ind w:left="2880" w:hanging="360"/>
      </w:pPr>
      <w:rPr>
        <w:rFonts w:ascii="Symbol" w:hAnsi="Symbol" w:hint="default"/>
      </w:rPr>
    </w:lvl>
    <w:lvl w:ilvl="4" w:tplc="A732B69C">
      <w:start w:val="1"/>
      <w:numFmt w:val="bullet"/>
      <w:lvlText w:val="o"/>
      <w:lvlJc w:val="left"/>
      <w:pPr>
        <w:ind w:left="3600" w:hanging="360"/>
      </w:pPr>
      <w:rPr>
        <w:rFonts w:ascii="Courier New" w:hAnsi="Courier New" w:hint="default"/>
      </w:rPr>
    </w:lvl>
    <w:lvl w:ilvl="5" w:tplc="103634FC">
      <w:start w:val="1"/>
      <w:numFmt w:val="bullet"/>
      <w:lvlText w:val=""/>
      <w:lvlJc w:val="left"/>
      <w:pPr>
        <w:ind w:left="4320" w:hanging="360"/>
      </w:pPr>
      <w:rPr>
        <w:rFonts w:ascii="Wingdings" w:hAnsi="Wingdings" w:hint="default"/>
      </w:rPr>
    </w:lvl>
    <w:lvl w:ilvl="6" w:tplc="07189688">
      <w:start w:val="1"/>
      <w:numFmt w:val="bullet"/>
      <w:lvlText w:val=""/>
      <w:lvlJc w:val="left"/>
      <w:pPr>
        <w:ind w:left="5040" w:hanging="360"/>
      </w:pPr>
      <w:rPr>
        <w:rFonts w:ascii="Symbol" w:hAnsi="Symbol" w:hint="default"/>
      </w:rPr>
    </w:lvl>
    <w:lvl w:ilvl="7" w:tplc="69461D1A">
      <w:start w:val="1"/>
      <w:numFmt w:val="bullet"/>
      <w:lvlText w:val="o"/>
      <w:lvlJc w:val="left"/>
      <w:pPr>
        <w:ind w:left="5760" w:hanging="360"/>
      </w:pPr>
      <w:rPr>
        <w:rFonts w:ascii="Courier New" w:hAnsi="Courier New" w:hint="default"/>
      </w:rPr>
    </w:lvl>
    <w:lvl w:ilvl="8" w:tplc="ED4E7598">
      <w:start w:val="1"/>
      <w:numFmt w:val="bullet"/>
      <w:lvlText w:val=""/>
      <w:lvlJc w:val="left"/>
      <w:pPr>
        <w:ind w:left="6480" w:hanging="360"/>
      </w:pPr>
      <w:rPr>
        <w:rFonts w:ascii="Wingdings" w:hAnsi="Wingdings" w:hint="default"/>
      </w:rPr>
    </w:lvl>
  </w:abstractNum>
  <w:abstractNum w:abstractNumId="8" w15:restartNumberingAfterBreak="0">
    <w:nsid w:val="58126F72"/>
    <w:multiLevelType w:val="hybridMultilevel"/>
    <w:tmpl w:val="4F909EE0"/>
    <w:styleLink w:val="Bullet"/>
    <w:lvl w:ilvl="0" w:tplc="65CA68A0">
      <w:start w:val="1"/>
      <w:numFmt w:val="upperRoman"/>
      <w:lvlText w:val="%1)"/>
      <w:lvlJc w:val="left"/>
      <w:pPr>
        <w:ind w:left="1080" w:hanging="720"/>
      </w:pPr>
      <w:rPr>
        <w:rFonts w:eastAsia="Calibri Light" w:cstheme="minorHAns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272D48"/>
    <w:multiLevelType w:val="hybridMultilevel"/>
    <w:tmpl w:val="FFFFFFFF"/>
    <w:lvl w:ilvl="0" w:tplc="AD1CBBF2">
      <w:start w:val="1"/>
      <w:numFmt w:val="decimal"/>
      <w:pStyle w:val="Titresouspartie"/>
      <w:lvlText w:val="%1"/>
      <w:lvlJc w:val="left"/>
      <w:pPr>
        <w:ind w:left="720" w:hanging="360"/>
      </w:pPr>
    </w:lvl>
    <w:lvl w:ilvl="1" w:tplc="EBCC7B02">
      <w:start w:val="1"/>
      <w:numFmt w:val="lowerLetter"/>
      <w:lvlText w:val="%2."/>
      <w:lvlJc w:val="left"/>
      <w:pPr>
        <w:ind w:left="1440" w:hanging="360"/>
      </w:pPr>
    </w:lvl>
    <w:lvl w:ilvl="2" w:tplc="8D349C52">
      <w:start w:val="1"/>
      <w:numFmt w:val="lowerRoman"/>
      <w:lvlText w:val="%3."/>
      <w:lvlJc w:val="right"/>
      <w:pPr>
        <w:ind w:left="2160" w:hanging="180"/>
      </w:pPr>
    </w:lvl>
    <w:lvl w:ilvl="3" w:tplc="9808D506">
      <w:start w:val="1"/>
      <w:numFmt w:val="decimal"/>
      <w:lvlText w:val="%4."/>
      <w:lvlJc w:val="left"/>
      <w:pPr>
        <w:ind w:left="2880" w:hanging="360"/>
      </w:pPr>
    </w:lvl>
    <w:lvl w:ilvl="4" w:tplc="DA86ED0C">
      <w:start w:val="1"/>
      <w:numFmt w:val="lowerLetter"/>
      <w:lvlText w:val="%5."/>
      <w:lvlJc w:val="left"/>
      <w:pPr>
        <w:ind w:left="3600" w:hanging="360"/>
      </w:pPr>
    </w:lvl>
    <w:lvl w:ilvl="5" w:tplc="6E90EBCE">
      <w:start w:val="1"/>
      <w:numFmt w:val="lowerRoman"/>
      <w:lvlText w:val="%6."/>
      <w:lvlJc w:val="right"/>
      <w:pPr>
        <w:ind w:left="4320" w:hanging="180"/>
      </w:pPr>
    </w:lvl>
    <w:lvl w:ilvl="6" w:tplc="F840553A">
      <w:start w:val="1"/>
      <w:numFmt w:val="decimal"/>
      <w:lvlText w:val="%7."/>
      <w:lvlJc w:val="left"/>
      <w:pPr>
        <w:ind w:left="5040" w:hanging="360"/>
      </w:pPr>
    </w:lvl>
    <w:lvl w:ilvl="7" w:tplc="2938B362">
      <w:start w:val="1"/>
      <w:numFmt w:val="lowerLetter"/>
      <w:lvlText w:val="%8."/>
      <w:lvlJc w:val="left"/>
      <w:pPr>
        <w:ind w:left="5760" w:hanging="360"/>
      </w:pPr>
    </w:lvl>
    <w:lvl w:ilvl="8" w:tplc="43709884">
      <w:start w:val="1"/>
      <w:numFmt w:val="lowerRoman"/>
      <w:lvlText w:val="%9."/>
      <w:lvlJc w:val="right"/>
      <w:pPr>
        <w:ind w:left="6480" w:hanging="180"/>
      </w:pPr>
    </w:lvl>
  </w:abstractNum>
  <w:abstractNum w:abstractNumId="10" w15:restartNumberingAfterBreak="0">
    <w:nsid w:val="69E70C63"/>
    <w:multiLevelType w:val="hybridMultilevel"/>
    <w:tmpl w:val="EAF8EB7C"/>
    <w:lvl w:ilvl="0" w:tplc="20C823B4">
      <w:start w:val="1"/>
      <w:numFmt w:val="decimal"/>
      <w:pStyle w:val="Titr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F23A29"/>
    <w:multiLevelType w:val="singleLevel"/>
    <w:tmpl w:val="91807A16"/>
    <w:lvl w:ilvl="0">
      <w:start w:val="1"/>
      <w:numFmt w:val="bullet"/>
      <w:pStyle w:val="bullet0"/>
      <w:lvlText w:val=""/>
      <w:lvlJc w:val="left"/>
      <w:pPr>
        <w:tabs>
          <w:tab w:val="num" w:pos="360"/>
        </w:tabs>
        <w:ind w:left="288" w:hanging="288"/>
      </w:pPr>
      <w:rPr>
        <w:rFonts w:ascii="Symbol" w:hAnsi="Symbol" w:hint="default"/>
      </w:rPr>
    </w:lvl>
  </w:abstractNum>
  <w:abstractNum w:abstractNumId="12" w15:restartNumberingAfterBreak="0">
    <w:nsid w:val="7EE15510"/>
    <w:multiLevelType w:val="multilevel"/>
    <w:tmpl w:val="40C41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891775080">
    <w:abstractNumId w:val="0"/>
  </w:num>
  <w:num w:numId="2" w16cid:durableId="638458919">
    <w:abstractNumId w:val="11"/>
  </w:num>
  <w:num w:numId="3" w16cid:durableId="1353410797">
    <w:abstractNumId w:val="7"/>
  </w:num>
  <w:num w:numId="4" w16cid:durableId="721826779">
    <w:abstractNumId w:val="2"/>
  </w:num>
  <w:num w:numId="5" w16cid:durableId="16276167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1819654">
    <w:abstractNumId w:val="9"/>
  </w:num>
  <w:num w:numId="7" w16cid:durableId="1452821548">
    <w:abstractNumId w:val="1"/>
  </w:num>
  <w:num w:numId="8" w16cid:durableId="81222958">
    <w:abstractNumId w:val="10"/>
  </w:num>
  <w:num w:numId="9" w16cid:durableId="526480148">
    <w:abstractNumId w:val="4"/>
  </w:num>
  <w:num w:numId="10" w16cid:durableId="903180770">
    <w:abstractNumId w:val="6"/>
  </w:num>
  <w:num w:numId="11" w16cid:durableId="1205756200">
    <w:abstractNumId w:val="3"/>
  </w:num>
  <w:num w:numId="12" w16cid:durableId="1549216998">
    <w:abstractNumId w:val="8"/>
  </w:num>
  <w:num w:numId="13" w16cid:durableId="750199275">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A05"/>
    <w:rsid w:val="0000094D"/>
    <w:rsid w:val="000014AD"/>
    <w:rsid w:val="000016CE"/>
    <w:rsid w:val="00001BD1"/>
    <w:rsid w:val="00001E22"/>
    <w:rsid w:val="00003CE9"/>
    <w:rsid w:val="00005333"/>
    <w:rsid w:val="0000566B"/>
    <w:rsid w:val="00006BAC"/>
    <w:rsid w:val="00007697"/>
    <w:rsid w:val="00007F55"/>
    <w:rsid w:val="0001333D"/>
    <w:rsid w:val="00015B12"/>
    <w:rsid w:val="000166C4"/>
    <w:rsid w:val="00016BF5"/>
    <w:rsid w:val="00020632"/>
    <w:rsid w:val="000209B8"/>
    <w:rsid w:val="00022284"/>
    <w:rsid w:val="00024559"/>
    <w:rsid w:val="00025FD7"/>
    <w:rsid w:val="0003326E"/>
    <w:rsid w:val="00034133"/>
    <w:rsid w:val="00037267"/>
    <w:rsid w:val="000375E2"/>
    <w:rsid w:val="00037DA5"/>
    <w:rsid w:val="00040DCE"/>
    <w:rsid w:val="000424EE"/>
    <w:rsid w:val="000425C4"/>
    <w:rsid w:val="00042EAA"/>
    <w:rsid w:val="000431E1"/>
    <w:rsid w:val="00043D1B"/>
    <w:rsid w:val="00044B45"/>
    <w:rsid w:val="00044C12"/>
    <w:rsid w:val="000450EA"/>
    <w:rsid w:val="00045F57"/>
    <w:rsid w:val="00046CDD"/>
    <w:rsid w:val="00050041"/>
    <w:rsid w:val="000504B6"/>
    <w:rsid w:val="00052090"/>
    <w:rsid w:val="0005410C"/>
    <w:rsid w:val="00054543"/>
    <w:rsid w:val="000554E7"/>
    <w:rsid w:val="00062599"/>
    <w:rsid w:val="0006334F"/>
    <w:rsid w:val="00063D85"/>
    <w:rsid w:val="00064DA9"/>
    <w:rsid w:val="00065ADF"/>
    <w:rsid w:val="00065FCE"/>
    <w:rsid w:val="000719E2"/>
    <w:rsid w:val="00075981"/>
    <w:rsid w:val="00081461"/>
    <w:rsid w:val="00084124"/>
    <w:rsid w:val="00084CE0"/>
    <w:rsid w:val="0008711A"/>
    <w:rsid w:val="000903C9"/>
    <w:rsid w:val="00091361"/>
    <w:rsid w:val="000927AF"/>
    <w:rsid w:val="00093866"/>
    <w:rsid w:val="00094BFE"/>
    <w:rsid w:val="00097C14"/>
    <w:rsid w:val="00097E8E"/>
    <w:rsid w:val="000A071A"/>
    <w:rsid w:val="000A1DEB"/>
    <w:rsid w:val="000A2206"/>
    <w:rsid w:val="000A24E9"/>
    <w:rsid w:val="000A2540"/>
    <w:rsid w:val="000A4CBF"/>
    <w:rsid w:val="000A52D4"/>
    <w:rsid w:val="000B16DD"/>
    <w:rsid w:val="000B1797"/>
    <w:rsid w:val="000B19F6"/>
    <w:rsid w:val="000B3FF2"/>
    <w:rsid w:val="000C3407"/>
    <w:rsid w:val="000C6FB1"/>
    <w:rsid w:val="000C7F4B"/>
    <w:rsid w:val="000D0452"/>
    <w:rsid w:val="000D0A0A"/>
    <w:rsid w:val="000D0E27"/>
    <w:rsid w:val="000D31EA"/>
    <w:rsid w:val="000D45E1"/>
    <w:rsid w:val="000D60F9"/>
    <w:rsid w:val="000D7009"/>
    <w:rsid w:val="000E2DFC"/>
    <w:rsid w:val="000E40C5"/>
    <w:rsid w:val="000E5A7A"/>
    <w:rsid w:val="000E6DFF"/>
    <w:rsid w:val="000E7046"/>
    <w:rsid w:val="000F0C02"/>
    <w:rsid w:val="000F10B0"/>
    <w:rsid w:val="000F57CC"/>
    <w:rsid w:val="000F770C"/>
    <w:rsid w:val="000F7ADA"/>
    <w:rsid w:val="00101307"/>
    <w:rsid w:val="0010253A"/>
    <w:rsid w:val="00104A66"/>
    <w:rsid w:val="001110D4"/>
    <w:rsid w:val="001129DC"/>
    <w:rsid w:val="00114757"/>
    <w:rsid w:val="001152EC"/>
    <w:rsid w:val="00115464"/>
    <w:rsid w:val="001158C2"/>
    <w:rsid w:val="00116F99"/>
    <w:rsid w:val="001177A8"/>
    <w:rsid w:val="00124AB7"/>
    <w:rsid w:val="00124D47"/>
    <w:rsid w:val="00125769"/>
    <w:rsid w:val="0012753E"/>
    <w:rsid w:val="00127C92"/>
    <w:rsid w:val="001307DE"/>
    <w:rsid w:val="00134172"/>
    <w:rsid w:val="001357F4"/>
    <w:rsid w:val="00137B09"/>
    <w:rsid w:val="00137EFB"/>
    <w:rsid w:val="00137FD1"/>
    <w:rsid w:val="00140030"/>
    <w:rsid w:val="001413CD"/>
    <w:rsid w:val="001414FD"/>
    <w:rsid w:val="00145561"/>
    <w:rsid w:val="001455F6"/>
    <w:rsid w:val="001471C1"/>
    <w:rsid w:val="00150F71"/>
    <w:rsid w:val="00151CCD"/>
    <w:rsid w:val="00151D00"/>
    <w:rsid w:val="001521CA"/>
    <w:rsid w:val="00153205"/>
    <w:rsid w:val="00154642"/>
    <w:rsid w:val="00154C06"/>
    <w:rsid w:val="0015573F"/>
    <w:rsid w:val="00155EE0"/>
    <w:rsid w:val="001570B8"/>
    <w:rsid w:val="00161A6B"/>
    <w:rsid w:val="0016257B"/>
    <w:rsid w:val="00163408"/>
    <w:rsid w:val="0016455C"/>
    <w:rsid w:val="001660AC"/>
    <w:rsid w:val="00172F22"/>
    <w:rsid w:val="00174D06"/>
    <w:rsid w:val="00176A35"/>
    <w:rsid w:val="001850EA"/>
    <w:rsid w:val="001853DF"/>
    <w:rsid w:val="00190D9D"/>
    <w:rsid w:val="00191505"/>
    <w:rsid w:val="0019179F"/>
    <w:rsid w:val="001920FD"/>
    <w:rsid w:val="00193509"/>
    <w:rsid w:val="00194289"/>
    <w:rsid w:val="00195C19"/>
    <w:rsid w:val="001A0326"/>
    <w:rsid w:val="001A03D6"/>
    <w:rsid w:val="001A5511"/>
    <w:rsid w:val="001A690E"/>
    <w:rsid w:val="001B281B"/>
    <w:rsid w:val="001B660C"/>
    <w:rsid w:val="001B678B"/>
    <w:rsid w:val="001B6A0E"/>
    <w:rsid w:val="001B6F7C"/>
    <w:rsid w:val="001C1008"/>
    <w:rsid w:val="001C3D5D"/>
    <w:rsid w:val="001C3EBA"/>
    <w:rsid w:val="001C4AC5"/>
    <w:rsid w:val="001C4CF2"/>
    <w:rsid w:val="001D21ED"/>
    <w:rsid w:val="001D36C5"/>
    <w:rsid w:val="001D4A1C"/>
    <w:rsid w:val="001D540D"/>
    <w:rsid w:val="001D573F"/>
    <w:rsid w:val="001D65D0"/>
    <w:rsid w:val="001E4FCD"/>
    <w:rsid w:val="001E7742"/>
    <w:rsid w:val="001F2038"/>
    <w:rsid w:val="001F21FF"/>
    <w:rsid w:val="001F26CF"/>
    <w:rsid w:val="001F2C28"/>
    <w:rsid w:val="001F42E1"/>
    <w:rsid w:val="001F6208"/>
    <w:rsid w:val="00200C80"/>
    <w:rsid w:val="00201107"/>
    <w:rsid w:val="00201175"/>
    <w:rsid w:val="002027C3"/>
    <w:rsid w:val="00203B1D"/>
    <w:rsid w:val="00204225"/>
    <w:rsid w:val="00207F1F"/>
    <w:rsid w:val="002132BD"/>
    <w:rsid w:val="002149BE"/>
    <w:rsid w:val="00214FCF"/>
    <w:rsid w:val="00215796"/>
    <w:rsid w:val="00215B97"/>
    <w:rsid w:val="0022263F"/>
    <w:rsid w:val="00222BDE"/>
    <w:rsid w:val="00223A57"/>
    <w:rsid w:val="00223C2C"/>
    <w:rsid w:val="002241B8"/>
    <w:rsid w:val="002251CB"/>
    <w:rsid w:val="00232DB1"/>
    <w:rsid w:val="00235EEF"/>
    <w:rsid w:val="00236523"/>
    <w:rsid w:val="00236602"/>
    <w:rsid w:val="00237734"/>
    <w:rsid w:val="002405CB"/>
    <w:rsid w:val="00244B63"/>
    <w:rsid w:val="002459AF"/>
    <w:rsid w:val="00245AFC"/>
    <w:rsid w:val="00251628"/>
    <w:rsid w:val="002546DE"/>
    <w:rsid w:val="002547CD"/>
    <w:rsid w:val="002553B2"/>
    <w:rsid w:val="002555DC"/>
    <w:rsid w:val="00255F02"/>
    <w:rsid w:val="00264411"/>
    <w:rsid w:val="002658DD"/>
    <w:rsid w:val="0026592F"/>
    <w:rsid w:val="00267773"/>
    <w:rsid w:val="002717B8"/>
    <w:rsid w:val="00272DB1"/>
    <w:rsid w:val="002751AB"/>
    <w:rsid w:val="002762A3"/>
    <w:rsid w:val="00276663"/>
    <w:rsid w:val="00276D6F"/>
    <w:rsid w:val="00277D7C"/>
    <w:rsid w:val="002837FD"/>
    <w:rsid w:val="002917B1"/>
    <w:rsid w:val="002929E1"/>
    <w:rsid w:val="002936B9"/>
    <w:rsid w:val="00295A6B"/>
    <w:rsid w:val="00295C46"/>
    <w:rsid w:val="002A0D3F"/>
    <w:rsid w:val="002A298A"/>
    <w:rsid w:val="002A29D3"/>
    <w:rsid w:val="002A3D5E"/>
    <w:rsid w:val="002A51DB"/>
    <w:rsid w:val="002B0559"/>
    <w:rsid w:val="002B09BA"/>
    <w:rsid w:val="002B0A36"/>
    <w:rsid w:val="002B5100"/>
    <w:rsid w:val="002B5BBF"/>
    <w:rsid w:val="002B6BD2"/>
    <w:rsid w:val="002C0227"/>
    <w:rsid w:val="002C0A16"/>
    <w:rsid w:val="002C0AA7"/>
    <w:rsid w:val="002C1A24"/>
    <w:rsid w:val="002C2DBF"/>
    <w:rsid w:val="002C2E08"/>
    <w:rsid w:val="002C4078"/>
    <w:rsid w:val="002C4DF3"/>
    <w:rsid w:val="002C4F29"/>
    <w:rsid w:val="002C59A5"/>
    <w:rsid w:val="002C5FBF"/>
    <w:rsid w:val="002C62CE"/>
    <w:rsid w:val="002C7CBA"/>
    <w:rsid w:val="002D2BD9"/>
    <w:rsid w:val="002D3B47"/>
    <w:rsid w:val="002D410C"/>
    <w:rsid w:val="002D765B"/>
    <w:rsid w:val="002E02C9"/>
    <w:rsid w:val="002E0A82"/>
    <w:rsid w:val="002E0DA5"/>
    <w:rsid w:val="002E1DFC"/>
    <w:rsid w:val="002E23F8"/>
    <w:rsid w:val="002E54E6"/>
    <w:rsid w:val="002E5B9F"/>
    <w:rsid w:val="002E7B6D"/>
    <w:rsid w:val="002F20D3"/>
    <w:rsid w:val="002F333B"/>
    <w:rsid w:val="002F40EF"/>
    <w:rsid w:val="002F4247"/>
    <w:rsid w:val="002F5EC9"/>
    <w:rsid w:val="002F728D"/>
    <w:rsid w:val="002F7680"/>
    <w:rsid w:val="002F7FDE"/>
    <w:rsid w:val="0030079C"/>
    <w:rsid w:val="00300C07"/>
    <w:rsid w:val="00300D2C"/>
    <w:rsid w:val="0030111F"/>
    <w:rsid w:val="00302173"/>
    <w:rsid w:val="00302C58"/>
    <w:rsid w:val="00304D31"/>
    <w:rsid w:val="00304DA4"/>
    <w:rsid w:val="003065D5"/>
    <w:rsid w:val="00306866"/>
    <w:rsid w:val="00307647"/>
    <w:rsid w:val="00312D6B"/>
    <w:rsid w:val="0031405B"/>
    <w:rsid w:val="00314AE7"/>
    <w:rsid w:val="00315073"/>
    <w:rsid w:val="0031555E"/>
    <w:rsid w:val="00316193"/>
    <w:rsid w:val="0032027E"/>
    <w:rsid w:val="00320DBD"/>
    <w:rsid w:val="003219D3"/>
    <w:rsid w:val="00322191"/>
    <w:rsid w:val="003224D3"/>
    <w:rsid w:val="00325C40"/>
    <w:rsid w:val="003261E4"/>
    <w:rsid w:val="00326FBE"/>
    <w:rsid w:val="00327995"/>
    <w:rsid w:val="00327B00"/>
    <w:rsid w:val="00327F46"/>
    <w:rsid w:val="00327F69"/>
    <w:rsid w:val="00331372"/>
    <w:rsid w:val="00332534"/>
    <w:rsid w:val="003327EA"/>
    <w:rsid w:val="00333C1F"/>
    <w:rsid w:val="00340BCC"/>
    <w:rsid w:val="00341AB9"/>
    <w:rsid w:val="00342347"/>
    <w:rsid w:val="003427D0"/>
    <w:rsid w:val="00343BF1"/>
    <w:rsid w:val="00344CF9"/>
    <w:rsid w:val="0034565E"/>
    <w:rsid w:val="00347413"/>
    <w:rsid w:val="0035320C"/>
    <w:rsid w:val="00353E07"/>
    <w:rsid w:val="00356543"/>
    <w:rsid w:val="003572DD"/>
    <w:rsid w:val="00361C63"/>
    <w:rsid w:val="003651B9"/>
    <w:rsid w:val="00365F34"/>
    <w:rsid w:val="003669FF"/>
    <w:rsid w:val="003671EC"/>
    <w:rsid w:val="003673B0"/>
    <w:rsid w:val="00370D55"/>
    <w:rsid w:val="003737C5"/>
    <w:rsid w:val="003752B6"/>
    <w:rsid w:val="00375BBF"/>
    <w:rsid w:val="003763E3"/>
    <w:rsid w:val="00377211"/>
    <w:rsid w:val="0038072F"/>
    <w:rsid w:val="003813E6"/>
    <w:rsid w:val="00382DE2"/>
    <w:rsid w:val="003833A9"/>
    <w:rsid w:val="003835B0"/>
    <w:rsid w:val="00383A2E"/>
    <w:rsid w:val="00383C92"/>
    <w:rsid w:val="00383E67"/>
    <w:rsid w:val="00384045"/>
    <w:rsid w:val="00384559"/>
    <w:rsid w:val="0038650D"/>
    <w:rsid w:val="0038669C"/>
    <w:rsid w:val="00387238"/>
    <w:rsid w:val="003874C5"/>
    <w:rsid w:val="00390DFC"/>
    <w:rsid w:val="00391C3C"/>
    <w:rsid w:val="003921C9"/>
    <w:rsid w:val="00393A08"/>
    <w:rsid w:val="00394ECE"/>
    <w:rsid w:val="00397102"/>
    <w:rsid w:val="0039738F"/>
    <w:rsid w:val="003974FA"/>
    <w:rsid w:val="003A095F"/>
    <w:rsid w:val="003A11A4"/>
    <w:rsid w:val="003A254F"/>
    <w:rsid w:val="003A3144"/>
    <w:rsid w:val="003A3237"/>
    <w:rsid w:val="003A5656"/>
    <w:rsid w:val="003A6BC9"/>
    <w:rsid w:val="003A71A3"/>
    <w:rsid w:val="003B42A7"/>
    <w:rsid w:val="003B4AE5"/>
    <w:rsid w:val="003B7740"/>
    <w:rsid w:val="003B7931"/>
    <w:rsid w:val="003C1BD4"/>
    <w:rsid w:val="003C4668"/>
    <w:rsid w:val="003C526F"/>
    <w:rsid w:val="003C5D08"/>
    <w:rsid w:val="003C6018"/>
    <w:rsid w:val="003C730C"/>
    <w:rsid w:val="003D3AEA"/>
    <w:rsid w:val="003D4708"/>
    <w:rsid w:val="003D562B"/>
    <w:rsid w:val="003D6EB1"/>
    <w:rsid w:val="003E2B7F"/>
    <w:rsid w:val="003E7C29"/>
    <w:rsid w:val="003F100B"/>
    <w:rsid w:val="003F13A5"/>
    <w:rsid w:val="003F1A2B"/>
    <w:rsid w:val="003F2AF2"/>
    <w:rsid w:val="003F3F0F"/>
    <w:rsid w:val="003F6451"/>
    <w:rsid w:val="003F7868"/>
    <w:rsid w:val="00401A66"/>
    <w:rsid w:val="00402E8D"/>
    <w:rsid w:val="00405A80"/>
    <w:rsid w:val="00405DB0"/>
    <w:rsid w:val="0040654C"/>
    <w:rsid w:val="00406D00"/>
    <w:rsid w:val="004077CE"/>
    <w:rsid w:val="004111E5"/>
    <w:rsid w:val="00413D90"/>
    <w:rsid w:val="00416D36"/>
    <w:rsid w:val="0042021B"/>
    <w:rsid w:val="004231D2"/>
    <w:rsid w:val="0042320A"/>
    <w:rsid w:val="0042416D"/>
    <w:rsid w:val="00424B01"/>
    <w:rsid w:val="00425BC4"/>
    <w:rsid w:val="00426034"/>
    <w:rsid w:val="00426205"/>
    <w:rsid w:val="00427ACB"/>
    <w:rsid w:val="0043029E"/>
    <w:rsid w:val="00430C7B"/>
    <w:rsid w:val="004318CB"/>
    <w:rsid w:val="004321D4"/>
    <w:rsid w:val="00437D05"/>
    <w:rsid w:val="004403C2"/>
    <w:rsid w:val="00440D5D"/>
    <w:rsid w:val="00441054"/>
    <w:rsid w:val="00441D9F"/>
    <w:rsid w:val="004423FC"/>
    <w:rsid w:val="00442DC7"/>
    <w:rsid w:val="0044412D"/>
    <w:rsid w:val="004452C4"/>
    <w:rsid w:val="00445EE6"/>
    <w:rsid w:val="00446CC4"/>
    <w:rsid w:val="00447203"/>
    <w:rsid w:val="004476CA"/>
    <w:rsid w:val="004479DE"/>
    <w:rsid w:val="00450B97"/>
    <w:rsid w:val="0045185D"/>
    <w:rsid w:val="0045187D"/>
    <w:rsid w:val="00451F41"/>
    <w:rsid w:val="004559E4"/>
    <w:rsid w:val="004561A9"/>
    <w:rsid w:val="00460DC4"/>
    <w:rsid w:val="0046124C"/>
    <w:rsid w:val="00461BFE"/>
    <w:rsid w:val="0046218F"/>
    <w:rsid w:val="0047279F"/>
    <w:rsid w:val="004750D1"/>
    <w:rsid w:val="00475496"/>
    <w:rsid w:val="004769A8"/>
    <w:rsid w:val="0048058C"/>
    <w:rsid w:val="004809B3"/>
    <w:rsid w:val="00480B68"/>
    <w:rsid w:val="00481D63"/>
    <w:rsid w:val="004913E0"/>
    <w:rsid w:val="00492796"/>
    <w:rsid w:val="00493BA1"/>
    <w:rsid w:val="00494CEC"/>
    <w:rsid w:val="00495214"/>
    <w:rsid w:val="004969A9"/>
    <w:rsid w:val="00496E39"/>
    <w:rsid w:val="00497B16"/>
    <w:rsid w:val="00498CCD"/>
    <w:rsid w:val="004A0465"/>
    <w:rsid w:val="004A1B49"/>
    <w:rsid w:val="004A3A70"/>
    <w:rsid w:val="004A3A83"/>
    <w:rsid w:val="004A4E11"/>
    <w:rsid w:val="004A6F5E"/>
    <w:rsid w:val="004A7238"/>
    <w:rsid w:val="004A78E9"/>
    <w:rsid w:val="004A7A75"/>
    <w:rsid w:val="004A7CAF"/>
    <w:rsid w:val="004B1FFC"/>
    <w:rsid w:val="004B2FA1"/>
    <w:rsid w:val="004B33FA"/>
    <w:rsid w:val="004B3746"/>
    <w:rsid w:val="004B43D1"/>
    <w:rsid w:val="004B4EBB"/>
    <w:rsid w:val="004B4F6E"/>
    <w:rsid w:val="004B54E0"/>
    <w:rsid w:val="004B68D7"/>
    <w:rsid w:val="004B7347"/>
    <w:rsid w:val="004B7E78"/>
    <w:rsid w:val="004C0042"/>
    <w:rsid w:val="004C0ACD"/>
    <w:rsid w:val="004C197C"/>
    <w:rsid w:val="004C1D56"/>
    <w:rsid w:val="004C2444"/>
    <w:rsid w:val="004C33C7"/>
    <w:rsid w:val="004C3B6F"/>
    <w:rsid w:val="004C4D24"/>
    <w:rsid w:val="004C5760"/>
    <w:rsid w:val="004C6E6A"/>
    <w:rsid w:val="004D2849"/>
    <w:rsid w:val="004D3164"/>
    <w:rsid w:val="004D4874"/>
    <w:rsid w:val="004D6256"/>
    <w:rsid w:val="004D6730"/>
    <w:rsid w:val="004E00F2"/>
    <w:rsid w:val="004E03AB"/>
    <w:rsid w:val="004E2330"/>
    <w:rsid w:val="004E40BB"/>
    <w:rsid w:val="004E479C"/>
    <w:rsid w:val="004E6A45"/>
    <w:rsid w:val="004E6E40"/>
    <w:rsid w:val="004F2D3E"/>
    <w:rsid w:val="004F43F3"/>
    <w:rsid w:val="004F4A88"/>
    <w:rsid w:val="004F5C8F"/>
    <w:rsid w:val="00500E72"/>
    <w:rsid w:val="005012F3"/>
    <w:rsid w:val="005036B8"/>
    <w:rsid w:val="00505D18"/>
    <w:rsid w:val="00506DA4"/>
    <w:rsid w:val="00506E34"/>
    <w:rsid w:val="00507AAD"/>
    <w:rsid w:val="00507ACB"/>
    <w:rsid w:val="00511D03"/>
    <w:rsid w:val="00513D09"/>
    <w:rsid w:val="00517222"/>
    <w:rsid w:val="00520184"/>
    <w:rsid w:val="00522041"/>
    <w:rsid w:val="00522B79"/>
    <w:rsid w:val="005230DC"/>
    <w:rsid w:val="005241E6"/>
    <w:rsid w:val="00524298"/>
    <w:rsid w:val="00527FCD"/>
    <w:rsid w:val="00530D54"/>
    <w:rsid w:val="005317EE"/>
    <w:rsid w:val="00533FF9"/>
    <w:rsid w:val="00534137"/>
    <w:rsid w:val="00534B58"/>
    <w:rsid w:val="005358A2"/>
    <w:rsid w:val="0053686E"/>
    <w:rsid w:val="0054063F"/>
    <w:rsid w:val="00540B7B"/>
    <w:rsid w:val="00541450"/>
    <w:rsid w:val="0054166B"/>
    <w:rsid w:val="005420DB"/>
    <w:rsid w:val="005421FC"/>
    <w:rsid w:val="005423F1"/>
    <w:rsid w:val="00542804"/>
    <w:rsid w:val="00545191"/>
    <w:rsid w:val="0054570F"/>
    <w:rsid w:val="00545C4E"/>
    <w:rsid w:val="00546639"/>
    <w:rsid w:val="00546851"/>
    <w:rsid w:val="00547B24"/>
    <w:rsid w:val="00547CBF"/>
    <w:rsid w:val="00547F0C"/>
    <w:rsid w:val="00550F0D"/>
    <w:rsid w:val="00552E52"/>
    <w:rsid w:val="00553982"/>
    <w:rsid w:val="005544EA"/>
    <w:rsid w:val="00555082"/>
    <w:rsid w:val="00555738"/>
    <w:rsid w:val="0055604F"/>
    <w:rsid w:val="00556086"/>
    <w:rsid w:val="005635CB"/>
    <w:rsid w:val="00563AE5"/>
    <w:rsid w:val="0056735C"/>
    <w:rsid w:val="00567EBA"/>
    <w:rsid w:val="005700CD"/>
    <w:rsid w:val="00570217"/>
    <w:rsid w:val="0057038B"/>
    <w:rsid w:val="00572B17"/>
    <w:rsid w:val="0057454F"/>
    <w:rsid w:val="005874CA"/>
    <w:rsid w:val="00587C5B"/>
    <w:rsid w:val="00590985"/>
    <w:rsid w:val="00592923"/>
    <w:rsid w:val="00592C49"/>
    <w:rsid w:val="00594152"/>
    <w:rsid w:val="00594CC8"/>
    <w:rsid w:val="005950AE"/>
    <w:rsid w:val="00596C2F"/>
    <w:rsid w:val="005A0572"/>
    <w:rsid w:val="005A06F7"/>
    <w:rsid w:val="005A09EC"/>
    <w:rsid w:val="005A15C6"/>
    <w:rsid w:val="005A4211"/>
    <w:rsid w:val="005A586C"/>
    <w:rsid w:val="005A7DEC"/>
    <w:rsid w:val="005B092A"/>
    <w:rsid w:val="005B224C"/>
    <w:rsid w:val="005B2B4F"/>
    <w:rsid w:val="005B4C4A"/>
    <w:rsid w:val="005B5FAD"/>
    <w:rsid w:val="005B6117"/>
    <w:rsid w:val="005B6BED"/>
    <w:rsid w:val="005B6EF4"/>
    <w:rsid w:val="005B7C6E"/>
    <w:rsid w:val="005C0590"/>
    <w:rsid w:val="005C06B3"/>
    <w:rsid w:val="005C0760"/>
    <w:rsid w:val="005C2051"/>
    <w:rsid w:val="005C26D7"/>
    <w:rsid w:val="005C2E12"/>
    <w:rsid w:val="005C378A"/>
    <w:rsid w:val="005C3FB6"/>
    <w:rsid w:val="005C4045"/>
    <w:rsid w:val="005C5AD2"/>
    <w:rsid w:val="005D0C7E"/>
    <w:rsid w:val="005D1E6E"/>
    <w:rsid w:val="005D2811"/>
    <w:rsid w:val="005D2A47"/>
    <w:rsid w:val="005D37FD"/>
    <w:rsid w:val="005D5466"/>
    <w:rsid w:val="005D56D8"/>
    <w:rsid w:val="005D584F"/>
    <w:rsid w:val="005D5DAD"/>
    <w:rsid w:val="005D6B43"/>
    <w:rsid w:val="005E12D0"/>
    <w:rsid w:val="005E2A0E"/>
    <w:rsid w:val="005E2A5A"/>
    <w:rsid w:val="005E4C53"/>
    <w:rsid w:val="005E5688"/>
    <w:rsid w:val="005E5E5D"/>
    <w:rsid w:val="005E9DC4"/>
    <w:rsid w:val="005F6B4E"/>
    <w:rsid w:val="005F6BB7"/>
    <w:rsid w:val="005F75B4"/>
    <w:rsid w:val="005F7717"/>
    <w:rsid w:val="00601833"/>
    <w:rsid w:val="00602E22"/>
    <w:rsid w:val="006038EE"/>
    <w:rsid w:val="00605189"/>
    <w:rsid w:val="006069D2"/>
    <w:rsid w:val="00606D4C"/>
    <w:rsid w:val="00611272"/>
    <w:rsid w:val="0061151C"/>
    <w:rsid w:val="00611C87"/>
    <w:rsid w:val="0061294E"/>
    <w:rsid w:val="00613549"/>
    <w:rsid w:val="006137DF"/>
    <w:rsid w:val="00614B72"/>
    <w:rsid w:val="00615477"/>
    <w:rsid w:val="00621C03"/>
    <w:rsid w:val="0062248D"/>
    <w:rsid w:val="00622927"/>
    <w:rsid w:val="00624029"/>
    <w:rsid w:val="00624289"/>
    <w:rsid w:val="0062429E"/>
    <w:rsid w:val="00625A77"/>
    <w:rsid w:val="006271BC"/>
    <w:rsid w:val="00632616"/>
    <w:rsid w:val="00633464"/>
    <w:rsid w:val="00634752"/>
    <w:rsid w:val="00634F7E"/>
    <w:rsid w:val="0063618D"/>
    <w:rsid w:val="00637C70"/>
    <w:rsid w:val="00642018"/>
    <w:rsid w:val="00645086"/>
    <w:rsid w:val="00645817"/>
    <w:rsid w:val="00645BFB"/>
    <w:rsid w:val="0064668E"/>
    <w:rsid w:val="006520C1"/>
    <w:rsid w:val="00654F30"/>
    <w:rsid w:val="00655846"/>
    <w:rsid w:val="006574D4"/>
    <w:rsid w:val="00661400"/>
    <w:rsid w:val="00661D5E"/>
    <w:rsid w:val="006627E1"/>
    <w:rsid w:val="006630E9"/>
    <w:rsid w:val="00663710"/>
    <w:rsid w:val="00666176"/>
    <w:rsid w:val="00666960"/>
    <w:rsid w:val="0067210C"/>
    <w:rsid w:val="00672498"/>
    <w:rsid w:val="006740B6"/>
    <w:rsid w:val="00675DEC"/>
    <w:rsid w:val="00675ED4"/>
    <w:rsid w:val="0067601A"/>
    <w:rsid w:val="00676667"/>
    <w:rsid w:val="00677615"/>
    <w:rsid w:val="00677917"/>
    <w:rsid w:val="00677CA6"/>
    <w:rsid w:val="00680E19"/>
    <w:rsid w:val="00681438"/>
    <w:rsid w:val="00683306"/>
    <w:rsid w:val="00683C10"/>
    <w:rsid w:val="00685347"/>
    <w:rsid w:val="006857F3"/>
    <w:rsid w:val="00686EF6"/>
    <w:rsid w:val="0069012B"/>
    <w:rsid w:val="0069039D"/>
    <w:rsid w:val="006908D0"/>
    <w:rsid w:val="00691A9E"/>
    <w:rsid w:val="00691AA0"/>
    <w:rsid w:val="00692550"/>
    <w:rsid w:val="006A0616"/>
    <w:rsid w:val="006A0D16"/>
    <w:rsid w:val="006A0F77"/>
    <w:rsid w:val="006A27FD"/>
    <w:rsid w:val="006A3227"/>
    <w:rsid w:val="006A33D3"/>
    <w:rsid w:val="006A55D2"/>
    <w:rsid w:val="006A68EF"/>
    <w:rsid w:val="006B0444"/>
    <w:rsid w:val="006B14B5"/>
    <w:rsid w:val="006B2E36"/>
    <w:rsid w:val="006B50FE"/>
    <w:rsid w:val="006B5CD0"/>
    <w:rsid w:val="006B6B43"/>
    <w:rsid w:val="006B7935"/>
    <w:rsid w:val="006C00BC"/>
    <w:rsid w:val="006C53F2"/>
    <w:rsid w:val="006C5B03"/>
    <w:rsid w:val="006C7DFA"/>
    <w:rsid w:val="006D18EF"/>
    <w:rsid w:val="006D1E91"/>
    <w:rsid w:val="006D1FA2"/>
    <w:rsid w:val="006D22DB"/>
    <w:rsid w:val="006D27D7"/>
    <w:rsid w:val="006D2A1E"/>
    <w:rsid w:val="006D3192"/>
    <w:rsid w:val="006D449C"/>
    <w:rsid w:val="006D51A7"/>
    <w:rsid w:val="006D5E6F"/>
    <w:rsid w:val="006D7CB1"/>
    <w:rsid w:val="006D7EB6"/>
    <w:rsid w:val="006E0926"/>
    <w:rsid w:val="006E1965"/>
    <w:rsid w:val="006E34A5"/>
    <w:rsid w:val="006E623F"/>
    <w:rsid w:val="006E72B2"/>
    <w:rsid w:val="006E7349"/>
    <w:rsid w:val="006F02AB"/>
    <w:rsid w:val="006F1E85"/>
    <w:rsid w:val="006F6518"/>
    <w:rsid w:val="006F6966"/>
    <w:rsid w:val="006F72FC"/>
    <w:rsid w:val="0070233F"/>
    <w:rsid w:val="00702E87"/>
    <w:rsid w:val="007103F4"/>
    <w:rsid w:val="007128B7"/>
    <w:rsid w:val="007144CC"/>
    <w:rsid w:val="00714BAC"/>
    <w:rsid w:val="00715E5C"/>
    <w:rsid w:val="007167B0"/>
    <w:rsid w:val="00717F18"/>
    <w:rsid w:val="007215D9"/>
    <w:rsid w:val="0072339F"/>
    <w:rsid w:val="0072430A"/>
    <w:rsid w:val="00725CDB"/>
    <w:rsid w:val="0072628E"/>
    <w:rsid w:val="00730634"/>
    <w:rsid w:val="00735ACD"/>
    <w:rsid w:val="00741670"/>
    <w:rsid w:val="007416C6"/>
    <w:rsid w:val="00742DE0"/>
    <w:rsid w:val="00742FEA"/>
    <w:rsid w:val="007443E8"/>
    <w:rsid w:val="007464B5"/>
    <w:rsid w:val="007465CC"/>
    <w:rsid w:val="00747829"/>
    <w:rsid w:val="00747EB0"/>
    <w:rsid w:val="00750CC8"/>
    <w:rsid w:val="007518BE"/>
    <w:rsid w:val="00752074"/>
    <w:rsid w:val="00752B3B"/>
    <w:rsid w:val="0075458D"/>
    <w:rsid w:val="007578C8"/>
    <w:rsid w:val="00763B83"/>
    <w:rsid w:val="00764393"/>
    <w:rsid w:val="00764740"/>
    <w:rsid w:val="007648E1"/>
    <w:rsid w:val="0076505E"/>
    <w:rsid w:val="00766EBF"/>
    <w:rsid w:val="0077180C"/>
    <w:rsid w:val="00773A41"/>
    <w:rsid w:val="00774291"/>
    <w:rsid w:val="00775B2D"/>
    <w:rsid w:val="007773EE"/>
    <w:rsid w:val="007833D4"/>
    <w:rsid w:val="007841EA"/>
    <w:rsid w:val="00785394"/>
    <w:rsid w:val="0078694A"/>
    <w:rsid w:val="007876D6"/>
    <w:rsid w:val="00787E5F"/>
    <w:rsid w:val="007927AB"/>
    <w:rsid w:val="00793260"/>
    <w:rsid w:val="00793AB8"/>
    <w:rsid w:val="007960D6"/>
    <w:rsid w:val="00796830"/>
    <w:rsid w:val="00797215"/>
    <w:rsid w:val="007A1D40"/>
    <w:rsid w:val="007A317D"/>
    <w:rsid w:val="007A4BFF"/>
    <w:rsid w:val="007A54D9"/>
    <w:rsid w:val="007A6490"/>
    <w:rsid w:val="007A743B"/>
    <w:rsid w:val="007B06B1"/>
    <w:rsid w:val="007B193B"/>
    <w:rsid w:val="007B35E2"/>
    <w:rsid w:val="007B3D50"/>
    <w:rsid w:val="007B5341"/>
    <w:rsid w:val="007B5420"/>
    <w:rsid w:val="007B5C3B"/>
    <w:rsid w:val="007C0978"/>
    <w:rsid w:val="007C1258"/>
    <w:rsid w:val="007C3D52"/>
    <w:rsid w:val="007C3EC2"/>
    <w:rsid w:val="007C6978"/>
    <w:rsid w:val="007C7853"/>
    <w:rsid w:val="007D1642"/>
    <w:rsid w:val="007D2EC9"/>
    <w:rsid w:val="007D3DA3"/>
    <w:rsid w:val="007D4376"/>
    <w:rsid w:val="007D4469"/>
    <w:rsid w:val="007D48E5"/>
    <w:rsid w:val="007D6DDC"/>
    <w:rsid w:val="007E0614"/>
    <w:rsid w:val="007E33B1"/>
    <w:rsid w:val="007E426A"/>
    <w:rsid w:val="007E504D"/>
    <w:rsid w:val="007E6571"/>
    <w:rsid w:val="007E6B2E"/>
    <w:rsid w:val="007E6F5B"/>
    <w:rsid w:val="007F043D"/>
    <w:rsid w:val="007F17D6"/>
    <w:rsid w:val="007F22FE"/>
    <w:rsid w:val="007F26C0"/>
    <w:rsid w:val="007F31BB"/>
    <w:rsid w:val="007F3740"/>
    <w:rsid w:val="007F59A9"/>
    <w:rsid w:val="007F61E6"/>
    <w:rsid w:val="007F7078"/>
    <w:rsid w:val="007F76E8"/>
    <w:rsid w:val="008003CD"/>
    <w:rsid w:val="008006B7"/>
    <w:rsid w:val="00801918"/>
    <w:rsid w:val="00802E0A"/>
    <w:rsid w:val="00803548"/>
    <w:rsid w:val="00804811"/>
    <w:rsid w:val="00804A86"/>
    <w:rsid w:val="00804C8F"/>
    <w:rsid w:val="008053FE"/>
    <w:rsid w:val="0080677C"/>
    <w:rsid w:val="008074A1"/>
    <w:rsid w:val="00807E23"/>
    <w:rsid w:val="00811FED"/>
    <w:rsid w:val="008144ED"/>
    <w:rsid w:val="00817F18"/>
    <w:rsid w:val="0082091E"/>
    <w:rsid w:val="00822013"/>
    <w:rsid w:val="008256E0"/>
    <w:rsid w:val="008267B3"/>
    <w:rsid w:val="008309EB"/>
    <w:rsid w:val="00832F07"/>
    <w:rsid w:val="00836121"/>
    <w:rsid w:val="00841153"/>
    <w:rsid w:val="00842AD9"/>
    <w:rsid w:val="00842E8E"/>
    <w:rsid w:val="00844062"/>
    <w:rsid w:val="008455B3"/>
    <w:rsid w:val="00846736"/>
    <w:rsid w:val="008468C7"/>
    <w:rsid w:val="00846DE5"/>
    <w:rsid w:val="00847CB8"/>
    <w:rsid w:val="00851375"/>
    <w:rsid w:val="00851C52"/>
    <w:rsid w:val="00851E07"/>
    <w:rsid w:val="00852624"/>
    <w:rsid w:val="008527A9"/>
    <w:rsid w:val="00860530"/>
    <w:rsid w:val="00860D19"/>
    <w:rsid w:val="00863D39"/>
    <w:rsid w:val="00864D7B"/>
    <w:rsid w:val="00865DE2"/>
    <w:rsid w:val="00866BBC"/>
    <w:rsid w:val="00866E29"/>
    <w:rsid w:val="008703EE"/>
    <w:rsid w:val="0087298F"/>
    <w:rsid w:val="008740BF"/>
    <w:rsid w:val="00875A33"/>
    <w:rsid w:val="00875B4D"/>
    <w:rsid w:val="00877354"/>
    <w:rsid w:val="00877FBC"/>
    <w:rsid w:val="00880A69"/>
    <w:rsid w:val="00882B4B"/>
    <w:rsid w:val="0088424A"/>
    <w:rsid w:val="008869FF"/>
    <w:rsid w:val="00890B90"/>
    <w:rsid w:val="008915DF"/>
    <w:rsid w:val="00892E81"/>
    <w:rsid w:val="008938AC"/>
    <w:rsid w:val="00894415"/>
    <w:rsid w:val="00894772"/>
    <w:rsid w:val="00895262"/>
    <w:rsid w:val="0089648D"/>
    <w:rsid w:val="00896DD3"/>
    <w:rsid w:val="00897BEC"/>
    <w:rsid w:val="008A0C37"/>
    <w:rsid w:val="008A280E"/>
    <w:rsid w:val="008A6121"/>
    <w:rsid w:val="008A73A4"/>
    <w:rsid w:val="008A77D3"/>
    <w:rsid w:val="008B114C"/>
    <w:rsid w:val="008B54FC"/>
    <w:rsid w:val="008B59C1"/>
    <w:rsid w:val="008B6611"/>
    <w:rsid w:val="008B73F2"/>
    <w:rsid w:val="008C054D"/>
    <w:rsid w:val="008C1652"/>
    <w:rsid w:val="008C253F"/>
    <w:rsid w:val="008C3AD6"/>
    <w:rsid w:val="008C4A8E"/>
    <w:rsid w:val="008C6797"/>
    <w:rsid w:val="008C6F90"/>
    <w:rsid w:val="008D168C"/>
    <w:rsid w:val="008D35BE"/>
    <w:rsid w:val="008D3995"/>
    <w:rsid w:val="008D71FD"/>
    <w:rsid w:val="008D7480"/>
    <w:rsid w:val="008D7681"/>
    <w:rsid w:val="008E0772"/>
    <w:rsid w:val="008E0E14"/>
    <w:rsid w:val="008E15DD"/>
    <w:rsid w:val="008E2EC5"/>
    <w:rsid w:val="008E4F00"/>
    <w:rsid w:val="008E6B11"/>
    <w:rsid w:val="008E75E6"/>
    <w:rsid w:val="008F2AB5"/>
    <w:rsid w:val="008F3035"/>
    <w:rsid w:val="008F5D77"/>
    <w:rsid w:val="00905419"/>
    <w:rsid w:val="0090563D"/>
    <w:rsid w:val="00905D00"/>
    <w:rsid w:val="00906128"/>
    <w:rsid w:val="00907145"/>
    <w:rsid w:val="00907507"/>
    <w:rsid w:val="00911371"/>
    <w:rsid w:val="009129AD"/>
    <w:rsid w:val="00915D95"/>
    <w:rsid w:val="00916D69"/>
    <w:rsid w:val="009170CD"/>
    <w:rsid w:val="009201F7"/>
    <w:rsid w:val="009206CF"/>
    <w:rsid w:val="00921CF5"/>
    <w:rsid w:val="0092314A"/>
    <w:rsid w:val="0092450D"/>
    <w:rsid w:val="00927C2F"/>
    <w:rsid w:val="009313A3"/>
    <w:rsid w:val="00931A19"/>
    <w:rsid w:val="00931FAF"/>
    <w:rsid w:val="0093214C"/>
    <w:rsid w:val="00932AA8"/>
    <w:rsid w:val="00933903"/>
    <w:rsid w:val="00934462"/>
    <w:rsid w:val="00934D36"/>
    <w:rsid w:val="00934EA9"/>
    <w:rsid w:val="00936A15"/>
    <w:rsid w:val="0093771C"/>
    <w:rsid w:val="00941B8B"/>
    <w:rsid w:val="00942F7D"/>
    <w:rsid w:val="00943F90"/>
    <w:rsid w:val="0094488A"/>
    <w:rsid w:val="00944956"/>
    <w:rsid w:val="00947893"/>
    <w:rsid w:val="0095005B"/>
    <w:rsid w:val="009507C9"/>
    <w:rsid w:val="009517D6"/>
    <w:rsid w:val="0095417F"/>
    <w:rsid w:val="00955238"/>
    <w:rsid w:val="0095635B"/>
    <w:rsid w:val="0095724B"/>
    <w:rsid w:val="00960A21"/>
    <w:rsid w:val="00966082"/>
    <w:rsid w:val="009705AF"/>
    <w:rsid w:val="009719C3"/>
    <w:rsid w:val="00977E66"/>
    <w:rsid w:val="00980A02"/>
    <w:rsid w:val="009826B3"/>
    <w:rsid w:val="009842F2"/>
    <w:rsid w:val="0098456A"/>
    <w:rsid w:val="00986E14"/>
    <w:rsid w:val="00990569"/>
    <w:rsid w:val="009927D6"/>
    <w:rsid w:val="00992B4B"/>
    <w:rsid w:val="00994ECC"/>
    <w:rsid w:val="00995D3C"/>
    <w:rsid w:val="00996191"/>
    <w:rsid w:val="009975C7"/>
    <w:rsid w:val="00997FAA"/>
    <w:rsid w:val="009A1A31"/>
    <w:rsid w:val="009A4CBD"/>
    <w:rsid w:val="009A64D4"/>
    <w:rsid w:val="009A74DE"/>
    <w:rsid w:val="009A7855"/>
    <w:rsid w:val="009B0F1D"/>
    <w:rsid w:val="009B2849"/>
    <w:rsid w:val="009B3ED7"/>
    <w:rsid w:val="009B4894"/>
    <w:rsid w:val="009B52BD"/>
    <w:rsid w:val="009B7869"/>
    <w:rsid w:val="009C01A5"/>
    <w:rsid w:val="009C1240"/>
    <w:rsid w:val="009C1F39"/>
    <w:rsid w:val="009C20DA"/>
    <w:rsid w:val="009C493B"/>
    <w:rsid w:val="009C4978"/>
    <w:rsid w:val="009C5FE7"/>
    <w:rsid w:val="009C67E4"/>
    <w:rsid w:val="009C6ECE"/>
    <w:rsid w:val="009C77E7"/>
    <w:rsid w:val="009D08DD"/>
    <w:rsid w:val="009D23CF"/>
    <w:rsid w:val="009D3EFA"/>
    <w:rsid w:val="009D4307"/>
    <w:rsid w:val="009D72C0"/>
    <w:rsid w:val="009D7E8B"/>
    <w:rsid w:val="009E019A"/>
    <w:rsid w:val="009E0A5D"/>
    <w:rsid w:val="009E17E0"/>
    <w:rsid w:val="009E19A5"/>
    <w:rsid w:val="009E3684"/>
    <w:rsid w:val="009E43D4"/>
    <w:rsid w:val="009E65AF"/>
    <w:rsid w:val="009F1B2A"/>
    <w:rsid w:val="009F38F6"/>
    <w:rsid w:val="009F5568"/>
    <w:rsid w:val="009F6694"/>
    <w:rsid w:val="009F6B97"/>
    <w:rsid w:val="009F7464"/>
    <w:rsid w:val="009F79A0"/>
    <w:rsid w:val="00A00379"/>
    <w:rsid w:val="00A019F2"/>
    <w:rsid w:val="00A01B7B"/>
    <w:rsid w:val="00A061A2"/>
    <w:rsid w:val="00A07424"/>
    <w:rsid w:val="00A0752B"/>
    <w:rsid w:val="00A07897"/>
    <w:rsid w:val="00A10838"/>
    <w:rsid w:val="00A144DC"/>
    <w:rsid w:val="00A145B6"/>
    <w:rsid w:val="00A15672"/>
    <w:rsid w:val="00A15A60"/>
    <w:rsid w:val="00A21269"/>
    <w:rsid w:val="00A23FE6"/>
    <w:rsid w:val="00A2453A"/>
    <w:rsid w:val="00A2525A"/>
    <w:rsid w:val="00A25B07"/>
    <w:rsid w:val="00A26805"/>
    <w:rsid w:val="00A272E0"/>
    <w:rsid w:val="00A27B1C"/>
    <w:rsid w:val="00A314A8"/>
    <w:rsid w:val="00A32525"/>
    <w:rsid w:val="00A332F3"/>
    <w:rsid w:val="00A37468"/>
    <w:rsid w:val="00A37F41"/>
    <w:rsid w:val="00A41199"/>
    <w:rsid w:val="00A418FC"/>
    <w:rsid w:val="00A42270"/>
    <w:rsid w:val="00A42B76"/>
    <w:rsid w:val="00A4329E"/>
    <w:rsid w:val="00A43482"/>
    <w:rsid w:val="00A506B8"/>
    <w:rsid w:val="00A510E8"/>
    <w:rsid w:val="00A51F5C"/>
    <w:rsid w:val="00A5200D"/>
    <w:rsid w:val="00A55F92"/>
    <w:rsid w:val="00A55FFA"/>
    <w:rsid w:val="00A610BB"/>
    <w:rsid w:val="00A6189A"/>
    <w:rsid w:val="00A62C13"/>
    <w:rsid w:val="00A646C1"/>
    <w:rsid w:val="00A65FE2"/>
    <w:rsid w:val="00A66600"/>
    <w:rsid w:val="00A668AF"/>
    <w:rsid w:val="00A6785A"/>
    <w:rsid w:val="00A67D3D"/>
    <w:rsid w:val="00A71831"/>
    <w:rsid w:val="00A72E83"/>
    <w:rsid w:val="00A7663F"/>
    <w:rsid w:val="00A77E8B"/>
    <w:rsid w:val="00A80F2C"/>
    <w:rsid w:val="00A817B7"/>
    <w:rsid w:val="00A85B7C"/>
    <w:rsid w:val="00A904E3"/>
    <w:rsid w:val="00A90982"/>
    <w:rsid w:val="00A90A27"/>
    <w:rsid w:val="00A91A6B"/>
    <w:rsid w:val="00A94E45"/>
    <w:rsid w:val="00A96552"/>
    <w:rsid w:val="00A96A80"/>
    <w:rsid w:val="00A97501"/>
    <w:rsid w:val="00A97A81"/>
    <w:rsid w:val="00AA1FAD"/>
    <w:rsid w:val="00AA7685"/>
    <w:rsid w:val="00AB06FA"/>
    <w:rsid w:val="00AB1BE9"/>
    <w:rsid w:val="00AB2185"/>
    <w:rsid w:val="00AB229C"/>
    <w:rsid w:val="00AB3E7F"/>
    <w:rsid w:val="00AB4662"/>
    <w:rsid w:val="00AB4C65"/>
    <w:rsid w:val="00AB533B"/>
    <w:rsid w:val="00AB54FE"/>
    <w:rsid w:val="00AB5C26"/>
    <w:rsid w:val="00AC037B"/>
    <w:rsid w:val="00AC0E21"/>
    <w:rsid w:val="00AC1267"/>
    <w:rsid w:val="00AC2A05"/>
    <w:rsid w:val="00AC3BF0"/>
    <w:rsid w:val="00AC43FF"/>
    <w:rsid w:val="00AC584B"/>
    <w:rsid w:val="00AC62E8"/>
    <w:rsid w:val="00AC6F87"/>
    <w:rsid w:val="00AC7B04"/>
    <w:rsid w:val="00AD057B"/>
    <w:rsid w:val="00AD373F"/>
    <w:rsid w:val="00AD4090"/>
    <w:rsid w:val="00AD5570"/>
    <w:rsid w:val="00AD6041"/>
    <w:rsid w:val="00AD7132"/>
    <w:rsid w:val="00AE01A8"/>
    <w:rsid w:val="00AE201C"/>
    <w:rsid w:val="00AE28E4"/>
    <w:rsid w:val="00AE3399"/>
    <w:rsid w:val="00AE36A4"/>
    <w:rsid w:val="00AE3E01"/>
    <w:rsid w:val="00AE673B"/>
    <w:rsid w:val="00AE6C27"/>
    <w:rsid w:val="00AE74A8"/>
    <w:rsid w:val="00AF1CE7"/>
    <w:rsid w:val="00AF22A5"/>
    <w:rsid w:val="00AF4154"/>
    <w:rsid w:val="00AF4451"/>
    <w:rsid w:val="00AF4D46"/>
    <w:rsid w:val="00AF534E"/>
    <w:rsid w:val="00AF5FF4"/>
    <w:rsid w:val="00AF68FE"/>
    <w:rsid w:val="00AF6FB0"/>
    <w:rsid w:val="00B01642"/>
    <w:rsid w:val="00B018EA"/>
    <w:rsid w:val="00B02AE5"/>
    <w:rsid w:val="00B064FC"/>
    <w:rsid w:val="00B101A2"/>
    <w:rsid w:val="00B132C6"/>
    <w:rsid w:val="00B13F09"/>
    <w:rsid w:val="00B15CD9"/>
    <w:rsid w:val="00B1662F"/>
    <w:rsid w:val="00B17193"/>
    <w:rsid w:val="00B177C7"/>
    <w:rsid w:val="00B17C63"/>
    <w:rsid w:val="00B21599"/>
    <w:rsid w:val="00B2371C"/>
    <w:rsid w:val="00B23CBC"/>
    <w:rsid w:val="00B24DB2"/>
    <w:rsid w:val="00B24EB2"/>
    <w:rsid w:val="00B24FAE"/>
    <w:rsid w:val="00B25E36"/>
    <w:rsid w:val="00B2709A"/>
    <w:rsid w:val="00B27290"/>
    <w:rsid w:val="00B30A4C"/>
    <w:rsid w:val="00B30B52"/>
    <w:rsid w:val="00B3394C"/>
    <w:rsid w:val="00B3457B"/>
    <w:rsid w:val="00B345A1"/>
    <w:rsid w:val="00B359AF"/>
    <w:rsid w:val="00B359B9"/>
    <w:rsid w:val="00B401AA"/>
    <w:rsid w:val="00B404F6"/>
    <w:rsid w:val="00B4083E"/>
    <w:rsid w:val="00B42CB5"/>
    <w:rsid w:val="00B45689"/>
    <w:rsid w:val="00B5145C"/>
    <w:rsid w:val="00B51D09"/>
    <w:rsid w:val="00B5257D"/>
    <w:rsid w:val="00B54CCE"/>
    <w:rsid w:val="00B5548D"/>
    <w:rsid w:val="00B554FE"/>
    <w:rsid w:val="00B5575E"/>
    <w:rsid w:val="00B5649E"/>
    <w:rsid w:val="00B57524"/>
    <w:rsid w:val="00B57A76"/>
    <w:rsid w:val="00B625CE"/>
    <w:rsid w:val="00B62A6C"/>
    <w:rsid w:val="00B639C1"/>
    <w:rsid w:val="00B65F40"/>
    <w:rsid w:val="00B70FB4"/>
    <w:rsid w:val="00B71BAD"/>
    <w:rsid w:val="00B73BBD"/>
    <w:rsid w:val="00B74A6E"/>
    <w:rsid w:val="00B74FF6"/>
    <w:rsid w:val="00B774E1"/>
    <w:rsid w:val="00B814A2"/>
    <w:rsid w:val="00B81760"/>
    <w:rsid w:val="00B83486"/>
    <w:rsid w:val="00B835D4"/>
    <w:rsid w:val="00B843B7"/>
    <w:rsid w:val="00B84F1E"/>
    <w:rsid w:val="00B8526D"/>
    <w:rsid w:val="00B864E7"/>
    <w:rsid w:val="00B8702B"/>
    <w:rsid w:val="00B87BB8"/>
    <w:rsid w:val="00B87EA8"/>
    <w:rsid w:val="00B90532"/>
    <w:rsid w:val="00B91296"/>
    <w:rsid w:val="00B92245"/>
    <w:rsid w:val="00B94B53"/>
    <w:rsid w:val="00B9799A"/>
    <w:rsid w:val="00B97B4D"/>
    <w:rsid w:val="00BA0AA0"/>
    <w:rsid w:val="00BA1D73"/>
    <w:rsid w:val="00BA2EE2"/>
    <w:rsid w:val="00BA44AD"/>
    <w:rsid w:val="00BA4604"/>
    <w:rsid w:val="00BA46FD"/>
    <w:rsid w:val="00BA4C28"/>
    <w:rsid w:val="00BB115A"/>
    <w:rsid w:val="00BB2E30"/>
    <w:rsid w:val="00BB3A87"/>
    <w:rsid w:val="00BB40E2"/>
    <w:rsid w:val="00BB5D65"/>
    <w:rsid w:val="00BB66EE"/>
    <w:rsid w:val="00BB6A77"/>
    <w:rsid w:val="00BC0195"/>
    <w:rsid w:val="00BC0A49"/>
    <w:rsid w:val="00BC1B45"/>
    <w:rsid w:val="00BC391F"/>
    <w:rsid w:val="00BC4BBF"/>
    <w:rsid w:val="00BC5BC0"/>
    <w:rsid w:val="00BC6B17"/>
    <w:rsid w:val="00BC7825"/>
    <w:rsid w:val="00BD3AE4"/>
    <w:rsid w:val="00BD5442"/>
    <w:rsid w:val="00BD6458"/>
    <w:rsid w:val="00BE0A45"/>
    <w:rsid w:val="00BE1C30"/>
    <w:rsid w:val="00BE2931"/>
    <w:rsid w:val="00BE2C98"/>
    <w:rsid w:val="00BE3232"/>
    <w:rsid w:val="00BE4092"/>
    <w:rsid w:val="00BE4393"/>
    <w:rsid w:val="00BE45F7"/>
    <w:rsid w:val="00BE4CBE"/>
    <w:rsid w:val="00BF0E84"/>
    <w:rsid w:val="00BF5B88"/>
    <w:rsid w:val="00BF70E4"/>
    <w:rsid w:val="00C00F1A"/>
    <w:rsid w:val="00C02BA1"/>
    <w:rsid w:val="00C03D0D"/>
    <w:rsid w:val="00C05487"/>
    <w:rsid w:val="00C0585A"/>
    <w:rsid w:val="00C06086"/>
    <w:rsid w:val="00C0621D"/>
    <w:rsid w:val="00C07589"/>
    <w:rsid w:val="00C07CCD"/>
    <w:rsid w:val="00C10290"/>
    <w:rsid w:val="00C109A5"/>
    <w:rsid w:val="00C10B7C"/>
    <w:rsid w:val="00C11222"/>
    <w:rsid w:val="00C12033"/>
    <w:rsid w:val="00C13DD4"/>
    <w:rsid w:val="00C1417F"/>
    <w:rsid w:val="00C1540C"/>
    <w:rsid w:val="00C15917"/>
    <w:rsid w:val="00C15C62"/>
    <w:rsid w:val="00C1611C"/>
    <w:rsid w:val="00C16155"/>
    <w:rsid w:val="00C16F5F"/>
    <w:rsid w:val="00C17361"/>
    <w:rsid w:val="00C21FD6"/>
    <w:rsid w:val="00C25075"/>
    <w:rsid w:val="00C320FC"/>
    <w:rsid w:val="00C32A78"/>
    <w:rsid w:val="00C32E81"/>
    <w:rsid w:val="00C34882"/>
    <w:rsid w:val="00C35308"/>
    <w:rsid w:val="00C35F73"/>
    <w:rsid w:val="00C36977"/>
    <w:rsid w:val="00C40321"/>
    <w:rsid w:val="00C40E68"/>
    <w:rsid w:val="00C40F1C"/>
    <w:rsid w:val="00C464ED"/>
    <w:rsid w:val="00C467C1"/>
    <w:rsid w:val="00C47285"/>
    <w:rsid w:val="00C47E29"/>
    <w:rsid w:val="00C5076D"/>
    <w:rsid w:val="00C51092"/>
    <w:rsid w:val="00C510EF"/>
    <w:rsid w:val="00C521DD"/>
    <w:rsid w:val="00C5323B"/>
    <w:rsid w:val="00C532FE"/>
    <w:rsid w:val="00C542F5"/>
    <w:rsid w:val="00C5593A"/>
    <w:rsid w:val="00C57C1F"/>
    <w:rsid w:val="00C61C3A"/>
    <w:rsid w:val="00C62BA6"/>
    <w:rsid w:val="00C62F25"/>
    <w:rsid w:val="00C66314"/>
    <w:rsid w:val="00C679F0"/>
    <w:rsid w:val="00C73415"/>
    <w:rsid w:val="00C74CE1"/>
    <w:rsid w:val="00C75268"/>
    <w:rsid w:val="00C75480"/>
    <w:rsid w:val="00C768A8"/>
    <w:rsid w:val="00C80403"/>
    <w:rsid w:val="00C81C99"/>
    <w:rsid w:val="00C82427"/>
    <w:rsid w:val="00C82F2E"/>
    <w:rsid w:val="00C83015"/>
    <w:rsid w:val="00C8540C"/>
    <w:rsid w:val="00C855BF"/>
    <w:rsid w:val="00C85774"/>
    <w:rsid w:val="00C86517"/>
    <w:rsid w:val="00C8719A"/>
    <w:rsid w:val="00C90AE7"/>
    <w:rsid w:val="00C90BC0"/>
    <w:rsid w:val="00C915BD"/>
    <w:rsid w:val="00C918C8"/>
    <w:rsid w:val="00C92B0E"/>
    <w:rsid w:val="00C92BEA"/>
    <w:rsid w:val="00C93ED5"/>
    <w:rsid w:val="00C95214"/>
    <w:rsid w:val="00C97120"/>
    <w:rsid w:val="00CA070C"/>
    <w:rsid w:val="00CA0FD2"/>
    <w:rsid w:val="00CA653E"/>
    <w:rsid w:val="00CA66D7"/>
    <w:rsid w:val="00CB23AC"/>
    <w:rsid w:val="00CB72EB"/>
    <w:rsid w:val="00CC0AFD"/>
    <w:rsid w:val="00CC2AA4"/>
    <w:rsid w:val="00CC2C42"/>
    <w:rsid w:val="00CC326B"/>
    <w:rsid w:val="00CC3BC5"/>
    <w:rsid w:val="00CC4F8E"/>
    <w:rsid w:val="00CC6521"/>
    <w:rsid w:val="00CC7325"/>
    <w:rsid w:val="00CC75A7"/>
    <w:rsid w:val="00CC76BC"/>
    <w:rsid w:val="00CD17C6"/>
    <w:rsid w:val="00CD5D82"/>
    <w:rsid w:val="00CD7708"/>
    <w:rsid w:val="00CE0441"/>
    <w:rsid w:val="00CE2143"/>
    <w:rsid w:val="00CE2EB7"/>
    <w:rsid w:val="00CE4CF3"/>
    <w:rsid w:val="00CF0722"/>
    <w:rsid w:val="00CF1C60"/>
    <w:rsid w:val="00CF2469"/>
    <w:rsid w:val="00CF25CF"/>
    <w:rsid w:val="00CF3176"/>
    <w:rsid w:val="00CF340E"/>
    <w:rsid w:val="00CF36A0"/>
    <w:rsid w:val="00CF537D"/>
    <w:rsid w:val="00CF547B"/>
    <w:rsid w:val="00CF6A16"/>
    <w:rsid w:val="00CF6B73"/>
    <w:rsid w:val="00CF7D2C"/>
    <w:rsid w:val="00D0008B"/>
    <w:rsid w:val="00D0026B"/>
    <w:rsid w:val="00D008BF"/>
    <w:rsid w:val="00D00A9E"/>
    <w:rsid w:val="00D01288"/>
    <w:rsid w:val="00D0150F"/>
    <w:rsid w:val="00D01695"/>
    <w:rsid w:val="00D02CFB"/>
    <w:rsid w:val="00D02ECF"/>
    <w:rsid w:val="00D046B5"/>
    <w:rsid w:val="00D046EA"/>
    <w:rsid w:val="00D0726F"/>
    <w:rsid w:val="00D12CFD"/>
    <w:rsid w:val="00D15559"/>
    <w:rsid w:val="00D16259"/>
    <w:rsid w:val="00D16349"/>
    <w:rsid w:val="00D16AFC"/>
    <w:rsid w:val="00D16BFE"/>
    <w:rsid w:val="00D17D19"/>
    <w:rsid w:val="00D20851"/>
    <w:rsid w:val="00D21B38"/>
    <w:rsid w:val="00D222DE"/>
    <w:rsid w:val="00D2686B"/>
    <w:rsid w:val="00D27673"/>
    <w:rsid w:val="00D276BC"/>
    <w:rsid w:val="00D27845"/>
    <w:rsid w:val="00D30502"/>
    <w:rsid w:val="00D30957"/>
    <w:rsid w:val="00D31933"/>
    <w:rsid w:val="00D37B3B"/>
    <w:rsid w:val="00D37C47"/>
    <w:rsid w:val="00D404E2"/>
    <w:rsid w:val="00D41804"/>
    <w:rsid w:val="00D418C8"/>
    <w:rsid w:val="00D46B44"/>
    <w:rsid w:val="00D50424"/>
    <w:rsid w:val="00D50F9F"/>
    <w:rsid w:val="00D52269"/>
    <w:rsid w:val="00D52F6E"/>
    <w:rsid w:val="00D52FF2"/>
    <w:rsid w:val="00D54386"/>
    <w:rsid w:val="00D543CC"/>
    <w:rsid w:val="00D572BF"/>
    <w:rsid w:val="00D57412"/>
    <w:rsid w:val="00D57678"/>
    <w:rsid w:val="00D60C97"/>
    <w:rsid w:val="00D6110A"/>
    <w:rsid w:val="00D6240E"/>
    <w:rsid w:val="00D624FD"/>
    <w:rsid w:val="00D6349E"/>
    <w:rsid w:val="00D636F4"/>
    <w:rsid w:val="00D6692B"/>
    <w:rsid w:val="00D67FD2"/>
    <w:rsid w:val="00D71068"/>
    <w:rsid w:val="00D73162"/>
    <w:rsid w:val="00D741E6"/>
    <w:rsid w:val="00D74454"/>
    <w:rsid w:val="00D74E28"/>
    <w:rsid w:val="00D75CD0"/>
    <w:rsid w:val="00D76AF3"/>
    <w:rsid w:val="00D8143A"/>
    <w:rsid w:val="00D8187C"/>
    <w:rsid w:val="00D81A6F"/>
    <w:rsid w:val="00D8486B"/>
    <w:rsid w:val="00D85FB2"/>
    <w:rsid w:val="00D902BC"/>
    <w:rsid w:val="00D94C7F"/>
    <w:rsid w:val="00DA2678"/>
    <w:rsid w:val="00DA484B"/>
    <w:rsid w:val="00DA66DC"/>
    <w:rsid w:val="00DA6C26"/>
    <w:rsid w:val="00DA7306"/>
    <w:rsid w:val="00DB0164"/>
    <w:rsid w:val="00DB01BF"/>
    <w:rsid w:val="00DB24D0"/>
    <w:rsid w:val="00DB2AA5"/>
    <w:rsid w:val="00DB393F"/>
    <w:rsid w:val="00DB4FBC"/>
    <w:rsid w:val="00DB5327"/>
    <w:rsid w:val="00DC2DC1"/>
    <w:rsid w:val="00DC41E4"/>
    <w:rsid w:val="00DC75FB"/>
    <w:rsid w:val="00DC7E9E"/>
    <w:rsid w:val="00DD1881"/>
    <w:rsid w:val="00DD1C69"/>
    <w:rsid w:val="00DD2AFF"/>
    <w:rsid w:val="00DD5D0D"/>
    <w:rsid w:val="00DD6129"/>
    <w:rsid w:val="00DD7336"/>
    <w:rsid w:val="00DE04C8"/>
    <w:rsid w:val="00DE058E"/>
    <w:rsid w:val="00DE0EC7"/>
    <w:rsid w:val="00DE26A5"/>
    <w:rsid w:val="00DE27C0"/>
    <w:rsid w:val="00DE4139"/>
    <w:rsid w:val="00DE562D"/>
    <w:rsid w:val="00DE6349"/>
    <w:rsid w:val="00DF09E9"/>
    <w:rsid w:val="00DF12C0"/>
    <w:rsid w:val="00DF210A"/>
    <w:rsid w:val="00DF2B5E"/>
    <w:rsid w:val="00DF2F49"/>
    <w:rsid w:val="00E03C90"/>
    <w:rsid w:val="00E043DB"/>
    <w:rsid w:val="00E04557"/>
    <w:rsid w:val="00E04F3E"/>
    <w:rsid w:val="00E05C39"/>
    <w:rsid w:val="00E05E24"/>
    <w:rsid w:val="00E0769B"/>
    <w:rsid w:val="00E111BA"/>
    <w:rsid w:val="00E13FBD"/>
    <w:rsid w:val="00E155D1"/>
    <w:rsid w:val="00E16543"/>
    <w:rsid w:val="00E16B23"/>
    <w:rsid w:val="00E202BE"/>
    <w:rsid w:val="00E206B5"/>
    <w:rsid w:val="00E20B53"/>
    <w:rsid w:val="00E20D61"/>
    <w:rsid w:val="00E217F7"/>
    <w:rsid w:val="00E24D1E"/>
    <w:rsid w:val="00E2616D"/>
    <w:rsid w:val="00E27967"/>
    <w:rsid w:val="00E30837"/>
    <w:rsid w:val="00E31297"/>
    <w:rsid w:val="00E33754"/>
    <w:rsid w:val="00E3553F"/>
    <w:rsid w:val="00E36244"/>
    <w:rsid w:val="00E41565"/>
    <w:rsid w:val="00E42436"/>
    <w:rsid w:val="00E43705"/>
    <w:rsid w:val="00E4609D"/>
    <w:rsid w:val="00E50852"/>
    <w:rsid w:val="00E556BC"/>
    <w:rsid w:val="00E56ED0"/>
    <w:rsid w:val="00E60796"/>
    <w:rsid w:val="00E61252"/>
    <w:rsid w:val="00E61874"/>
    <w:rsid w:val="00E71D2E"/>
    <w:rsid w:val="00E731C5"/>
    <w:rsid w:val="00E75F6B"/>
    <w:rsid w:val="00E82892"/>
    <w:rsid w:val="00E846FA"/>
    <w:rsid w:val="00E85E2B"/>
    <w:rsid w:val="00E957CC"/>
    <w:rsid w:val="00E961F2"/>
    <w:rsid w:val="00E96D01"/>
    <w:rsid w:val="00EA1530"/>
    <w:rsid w:val="00EA1F64"/>
    <w:rsid w:val="00EA2178"/>
    <w:rsid w:val="00EA2AB7"/>
    <w:rsid w:val="00EA30F8"/>
    <w:rsid w:val="00EA5D8A"/>
    <w:rsid w:val="00EA5F15"/>
    <w:rsid w:val="00EB19AE"/>
    <w:rsid w:val="00EB19F2"/>
    <w:rsid w:val="00EB1D00"/>
    <w:rsid w:val="00EB2388"/>
    <w:rsid w:val="00EB26D9"/>
    <w:rsid w:val="00EB2A37"/>
    <w:rsid w:val="00EB667E"/>
    <w:rsid w:val="00EB66B6"/>
    <w:rsid w:val="00EB799A"/>
    <w:rsid w:val="00EC153F"/>
    <w:rsid w:val="00EC5039"/>
    <w:rsid w:val="00EC52B0"/>
    <w:rsid w:val="00EC646E"/>
    <w:rsid w:val="00ED0BC3"/>
    <w:rsid w:val="00ED0F3A"/>
    <w:rsid w:val="00ED1819"/>
    <w:rsid w:val="00ED22E6"/>
    <w:rsid w:val="00ED51E0"/>
    <w:rsid w:val="00EE059E"/>
    <w:rsid w:val="00EE15E7"/>
    <w:rsid w:val="00EE209D"/>
    <w:rsid w:val="00EE2698"/>
    <w:rsid w:val="00EE55BF"/>
    <w:rsid w:val="00EE676C"/>
    <w:rsid w:val="00EE7561"/>
    <w:rsid w:val="00EF2789"/>
    <w:rsid w:val="00EF2919"/>
    <w:rsid w:val="00EF4ACF"/>
    <w:rsid w:val="00EF59D9"/>
    <w:rsid w:val="00EF61F5"/>
    <w:rsid w:val="00EF62F0"/>
    <w:rsid w:val="00EF6F08"/>
    <w:rsid w:val="00EF755B"/>
    <w:rsid w:val="00EF7998"/>
    <w:rsid w:val="00F0328A"/>
    <w:rsid w:val="00F041AC"/>
    <w:rsid w:val="00F0477F"/>
    <w:rsid w:val="00F059FF"/>
    <w:rsid w:val="00F06DC0"/>
    <w:rsid w:val="00F133D5"/>
    <w:rsid w:val="00F13B4B"/>
    <w:rsid w:val="00F166E2"/>
    <w:rsid w:val="00F16AAA"/>
    <w:rsid w:val="00F1715E"/>
    <w:rsid w:val="00F17556"/>
    <w:rsid w:val="00F175D3"/>
    <w:rsid w:val="00F176BA"/>
    <w:rsid w:val="00F21F3D"/>
    <w:rsid w:val="00F237DA"/>
    <w:rsid w:val="00F24352"/>
    <w:rsid w:val="00F255B3"/>
    <w:rsid w:val="00F265A3"/>
    <w:rsid w:val="00F2744A"/>
    <w:rsid w:val="00F27535"/>
    <w:rsid w:val="00F27E75"/>
    <w:rsid w:val="00F30D0E"/>
    <w:rsid w:val="00F330D4"/>
    <w:rsid w:val="00F33639"/>
    <w:rsid w:val="00F33FCC"/>
    <w:rsid w:val="00F34E76"/>
    <w:rsid w:val="00F413D4"/>
    <w:rsid w:val="00F413EE"/>
    <w:rsid w:val="00F4279B"/>
    <w:rsid w:val="00F44AF0"/>
    <w:rsid w:val="00F469FC"/>
    <w:rsid w:val="00F50B5D"/>
    <w:rsid w:val="00F53208"/>
    <w:rsid w:val="00F53D6A"/>
    <w:rsid w:val="00F55585"/>
    <w:rsid w:val="00F55D5C"/>
    <w:rsid w:val="00F57CA1"/>
    <w:rsid w:val="00F57D69"/>
    <w:rsid w:val="00F60027"/>
    <w:rsid w:val="00F6098E"/>
    <w:rsid w:val="00F63AB2"/>
    <w:rsid w:val="00F64E44"/>
    <w:rsid w:val="00F65D47"/>
    <w:rsid w:val="00F66BE0"/>
    <w:rsid w:val="00F674FD"/>
    <w:rsid w:val="00F71FE3"/>
    <w:rsid w:val="00F72243"/>
    <w:rsid w:val="00F74BCA"/>
    <w:rsid w:val="00F75141"/>
    <w:rsid w:val="00F76521"/>
    <w:rsid w:val="00F81903"/>
    <w:rsid w:val="00F81F5C"/>
    <w:rsid w:val="00F8231A"/>
    <w:rsid w:val="00F82572"/>
    <w:rsid w:val="00F85C72"/>
    <w:rsid w:val="00F864AC"/>
    <w:rsid w:val="00F87348"/>
    <w:rsid w:val="00F874B7"/>
    <w:rsid w:val="00F87778"/>
    <w:rsid w:val="00F90C14"/>
    <w:rsid w:val="00F911BB"/>
    <w:rsid w:val="00F911D4"/>
    <w:rsid w:val="00F92F7C"/>
    <w:rsid w:val="00F93260"/>
    <w:rsid w:val="00F97A4F"/>
    <w:rsid w:val="00FA0742"/>
    <w:rsid w:val="00FA0912"/>
    <w:rsid w:val="00FA58CB"/>
    <w:rsid w:val="00FA6CAB"/>
    <w:rsid w:val="00FA7AAF"/>
    <w:rsid w:val="00FB03B4"/>
    <w:rsid w:val="00FB0BAC"/>
    <w:rsid w:val="00FB1798"/>
    <w:rsid w:val="00FB4AED"/>
    <w:rsid w:val="00FC08CB"/>
    <w:rsid w:val="00FC1038"/>
    <w:rsid w:val="00FC1916"/>
    <w:rsid w:val="00FC2549"/>
    <w:rsid w:val="00FC3B6A"/>
    <w:rsid w:val="00FD1A27"/>
    <w:rsid w:val="00FD7B31"/>
    <w:rsid w:val="00FE00B6"/>
    <w:rsid w:val="00FE2568"/>
    <w:rsid w:val="00FE2C51"/>
    <w:rsid w:val="00FE2D38"/>
    <w:rsid w:val="00FE4CB8"/>
    <w:rsid w:val="00FE681A"/>
    <w:rsid w:val="00FF0AB6"/>
    <w:rsid w:val="00FF2434"/>
    <w:rsid w:val="00FF3B49"/>
    <w:rsid w:val="00FF3DB9"/>
    <w:rsid w:val="00FF5798"/>
    <w:rsid w:val="00FF5C6D"/>
    <w:rsid w:val="0172A96A"/>
    <w:rsid w:val="028FD277"/>
    <w:rsid w:val="02A39F1D"/>
    <w:rsid w:val="039DE541"/>
    <w:rsid w:val="056D82CD"/>
    <w:rsid w:val="0658F2FF"/>
    <w:rsid w:val="07509E02"/>
    <w:rsid w:val="07AB6254"/>
    <w:rsid w:val="07D837FB"/>
    <w:rsid w:val="07F1238C"/>
    <w:rsid w:val="08241F56"/>
    <w:rsid w:val="0842FF34"/>
    <w:rsid w:val="08676C83"/>
    <w:rsid w:val="09259050"/>
    <w:rsid w:val="09392907"/>
    <w:rsid w:val="09D0C5E7"/>
    <w:rsid w:val="09E2F277"/>
    <w:rsid w:val="0A4D3699"/>
    <w:rsid w:val="0B64441B"/>
    <w:rsid w:val="0D2C15DF"/>
    <w:rsid w:val="0D30C6A9"/>
    <w:rsid w:val="0D7BCB77"/>
    <w:rsid w:val="0EDEF21C"/>
    <w:rsid w:val="0FA82EBA"/>
    <w:rsid w:val="0FA92AD9"/>
    <w:rsid w:val="0FFAA018"/>
    <w:rsid w:val="1074F178"/>
    <w:rsid w:val="10D7677F"/>
    <w:rsid w:val="11703C4F"/>
    <w:rsid w:val="11A7AD12"/>
    <w:rsid w:val="11F863C5"/>
    <w:rsid w:val="13274FFA"/>
    <w:rsid w:val="13314F7D"/>
    <w:rsid w:val="133AC69F"/>
    <w:rsid w:val="134FFD85"/>
    <w:rsid w:val="143358EA"/>
    <w:rsid w:val="14372559"/>
    <w:rsid w:val="15296EC7"/>
    <w:rsid w:val="15C211C1"/>
    <w:rsid w:val="16DC6F47"/>
    <w:rsid w:val="18406943"/>
    <w:rsid w:val="1869F92E"/>
    <w:rsid w:val="1920668F"/>
    <w:rsid w:val="198D2083"/>
    <w:rsid w:val="19D41A48"/>
    <w:rsid w:val="1A9C0EA9"/>
    <w:rsid w:val="1AA04B1C"/>
    <w:rsid w:val="1B4BFFA2"/>
    <w:rsid w:val="1B59B7A4"/>
    <w:rsid w:val="1BA8BD2D"/>
    <w:rsid w:val="1C408BE3"/>
    <w:rsid w:val="1ED7199E"/>
    <w:rsid w:val="1FAA5E26"/>
    <w:rsid w:val="2001B5DC"/>
    <w:rsid w:val="20041256"/>
    <w:rsid w:val="20D3D56F"/>
    <w:rsid w:val="2132F0DA"/>
    <w:rsid w:val="22B82894"/>
    <w:rsid w:val="23161FA7"/>
    <w:rsid w:val="234B6F56"/>
    <w:rsid w:val="23B0D9BA"/>
    <w:rsid w:val="23BEDDA4"/>
    <w:rsid w:val="24581DDA"/>
    <w:rsid w:val="249BEFD4"/>
    <w:rsid w:val="25ACF4FE"/>
    <w:rsid w:val="25BF0D2E"/>
    <w:rsid w:val="263E20D1"/>
    <w:rsid w:val="26D0F0AC"/>
    <w:rsid w:val="27174861"/>
    <w:rsid w:val="271A6F8F"/>
    <w:rsid w:val="2760D1DC"/>
    <w:rsid w:val="28BF98D4"/>
    <w:rsid w:val="28C38050"/>
    <w:rsid w:val="28E7F9CF"/>
    <w:rsid w:val="298CDE77"/>
    <w:rsid w:val="29B981EA"/>
    <w:rsid w:val="29CCABFF"/>
    <w:rsid w:val="2A8B1F43"/>
    <w:rsid w:val="2AC75F5E"/>
    <w:rsid w:val="2ACEBE6C"/>
    <w:rsid w:val="2B028FC0"/>
    <w:rsid w:val="2BD8E735"/>
    <w:rsid w:val="2C7309D0"/>
    <w:rsid w:val="2C945A5F"/>
    <w:rsid w:val="2CCE6695"/>
    <w:rsid w:val="2DCD6E7A"/>
    <w:rsid w:val="2E4A4E41"/>
    <w:rsid w:val="2F4A23C9"/>
    <w:rsid w:val="2FF95474"/>
    <w:rsid w:val="3135B666"/>
    <w:rsid w:val="3161A467"/>
    <w:rsid w:val="31672B34"/>
    <w:rsid w:val="3323502F"/>
    <w:rsid w:val="33BA7CD5"/>
    <w:rsid w:val="34281B28"/>
    <w:rsid w:val="34297D86"/>
    <w:rsid w:val="348DC15D"/>
    <w:rsid w:val="34C15637"/>
    <w:rsid w:val="358D6CEA"/>
    <w:rsid w:val="358F70BB"/>
    <w:rsid w:val="35F21898"/>
    <w:rsid w:val="3691792D"/>
    <w:rsid w:val="36F4546B"/>
    <w:rsid w:val="3716906C"/>
    <w:rsid w:val="3783397C"/>
    <w:rsid w:val="37F38DAA"/>
    <w:rsid w:val="38554FDD"/>
    <w:rsid w:val="38A75D5B"/>
    <w:rsid w:val="38C4F1A6"/>
    <w:rsid w:val="39171325"/>
    <w:rsid w:val="398C86B5"/>
    <w:rsid w:val="39B45842"/>
    <w:rsid w:val="3A8FD565"/>
    <w:rsid w:val="3AC74520"/>
    <w:rsid w:val="3B567200"/>
    <w:rsid w:val="3CA81773"/>
    <w:rsid w:val="3D65CA69"/>
    <w:rsid w:val="3DC0EA62"/>
    <w:rsid w:val="3FF3A789"/>
    <w:rsid w:val="4022E8BC"/>
    <w:rsid w:val="4068A9F4"/>
    <w:rsid w:val="40E45158"/>
    <w:rsid w:val="414BC88D"/>
    <w:rsid w:val="4162F7B1"/>
    <w:rsid w:val="416ABC61"/>
    <w:rsid w:val="417EF728"/>
    <w:rsid w:val="419E777E"/>
    <w:rsid w:val="419EE4C8"/>
    <w:rsid w:val="41DD89B7"/>
    <w:rsid w:val="429A59CD"/>
    <w:rsid w:val="42B1B1C7"/>
    <w:rsid w:val="42F7D7A6"/>
    <w:rsid w:val="44CC1D4C"/>
    <w:rsid w:val="451DB95F"/>
    <w:rsid w:val="45870653"/>
    <w:rsid w:val="46A55CB8"/>
    <w:rsid w:val="47DBBA52"/>
    <w:rsid w:val="47E34236"/>
    <w:rsid w:val="47FC40C2"/>
    <w:rsid w:val="48F9F411"/>
    <w:rsid w:val="4A34378F"/>
    <w:rsid w:val="4ABB9EB7"/>
    <w:rsid w:val="4AFCD700"/>
    <w:rsid w:val="4BEA0396"/>
    <w:rsid w:val="4BF23C7E"/>
    <w:rsid w:val="4C109802"/>
    <w:rsid w:val="4C539B42"/>
    <w:rsid w:val="4C78155E"/>
    <w:rsid w:val="4CDD2F11"/>
    <w:rsid w:val="4CE7C925"/>
    <w:rsid w:val="4D61E50E"/>
    <w:rsid w:val="4DE25419"/>
    <w:rsid w:val="4E3DC60E"/>
    <w:rsid w:val="4EC24D1C"/>
    <w:rsid w:val="4F623B2E"/>
    <w:rsid w:val="4FF90DC5"/>
    <w:rsid w:val="50823B55"/>
    <w:rsid w:val="509BF12F"/>
    <w:rsid w:val="5113CA2E"/>
    <w:rsid w:val="5123E5D4"/>
    <w:rsid w:val="512C9CA8"/>
    <w:rsid w:val="51599A2A"/>
    <w:rsid w:val="522B4A57"/>
    <w:rsid w:val="530B6BBA"/>
    <w:rsid w:val="535FD718"/>
    <w:rsid w:val="53909806"/>
    <w:rsid w:val="562DA2C5"/>
    <w:rsid w:val="56A94402"/>
    <w:rsid w:val="56E36930"/>
    <w:rsid w:val="571F9F50"/>
    <w:rsid w:val="57E1429B"/>
    <w:rsid w:val="5819F803"/>
    <w:rsid w:val="59A80F67"/>
    <w:rsid w:val="59B15DB3"/>
    <w:rsid w:val="5A6D0E70"/>
    <w:rsid w:val="5AA9EFFE"/>
    <w:rsid w:val="5AC8CFDC"/>
    <w:rsid w:val="5B588931"/>
    <w:rsid w:val="5B6D1274"/>
    <w:rsid w:val="5B97B4A9"/>
    <w:rsid w:val="5BBF2285"/>
    <w:rsid w:val="5CAA6A75"/>
    <w:rsid w:val="5D0A8C97"/>
    <w:rsid w:val="5D25A337"/>
    <w:rsid w:val="5D3ADA1D"/>
    <w:rsid w:val="5DE1EB6C"/>
    <w:rsid w:val="5E161DCE"/>
    <w:rsid w:val="5E7AE912"/>
    <w:rsid w:val="5E95432F"/>
    <w:rsid w:val="5FCB67F8"/>
    <w:rsid w:val="5FE79ADD"/>
    <w:rsid w:val="601D1C62"/>
    <w:rsid w:val="60C7B086"/>
    <w:rsid w:val="61107AAE"/>
    <w:rsid w:val="61C924D1"/>
    <w:rsid w:val="61E0C041"/>
    <w:rsid w:val="626A16A7"/>
    <w:rsid w:val="62EE063D"/>
    <w:rsid w:val="62F41714"/>
    <w:rsid w:val="631C32AF"/>
    <w:rsid w:val="63287FF0"/>
    <w:rsid w:val="6358AE6E"/>
    <w:rsid w:val="6484B6C7"/>
    <w:rsid w:val="6515567B"/>
    <w:rsid w:val="65A1B769"/>
    <w:rsid w:val="65B45433"/>
    <w:rsid w:val="666D9CE3"/>
    <w:rsid w:val="66A5E1EA"/>
    <w:rsid w:val="6764B9D5"/>
    <w:rsid w:val="6768CF18"/>
    <w:rsid w:val="67BF4C51"/>
    <w:rsid w:val="69458125"/>
    <w:rsid w:val="69A961ED"/>
    <w:rsid w:val="6A3D3F2C"/>
    <w:rsid w:val="6AFA8D7B"/>
    <w:rsid w:val="6BE03CC5"/>
    <w:rsid w:val="6C463EA1"/>
    <w:rsid w:val="6CEE74A9"/>
    <w:rsid w:val="6D1C9213"/>
    <w:rsid w:val="6E335D2D"/>
    <w:rsid w:val="6E5B8B57"/>
    <w:rsid w:val="6F1276B7"/>
    <w:rsid w:val="702D100E"/>
    <w:rsid w:val="71304770"/>
    <w:rsid w:val="71FAB4F1"/>
    <w:rsid w:val="72155F42"/>
    <w:rsid w:val="722891BA"/>
    <w:rsid w:val="72690B4D"/>
    <w:rsid w:val="726FFBB9"/>
    <w:rsid w:val="72D96C27"/>
    <w:rsid w:val="7362F463"/>
    <w:rsid w:val="73A878CF"/>
    <w:rsid w:val="73D4515C"/>
    <w:rsid w:val="73EE0736"/>
    <w:rsid w:val="740BF746"/>
    <w:rsid w:val="74901EBF"/>
    <w:rsid w:val="75226A8F"/>
    <w:rsid w:val="752EADA3"/>
    <w:rsid w:val="76110CE9"/>
    <w:rsid w:val="76B1ED1F"/>
    <w:rsid w:val="76E7A175"/>
    <w:rsid w:val="77A614B9"/>
    <w:rsid w:val="77C278D7"/>
    <w:rsid w:val="77D2F511"/>
    <w:rsid w:val="77EDD82A"/>
    <w:rsid w:val="7852BFA9"/>
    <w:rsid w:val="7853E4AC"/>
    <w:rsid w:val="794547F2"/>
    <w:rsid w:val="7B3DD79D"/>
    <w:rsid w:val="7C505B93"/>
    <w:rsid w:val="7CDC6A85"/>
    <w:rsid w:val="7D20ECC8"/>
    <w:rsid w:val="7E43B580"/>
    <w:rsid w:val="7E9DEC55"/>
    <w:rsid w:val="7F0881B8"/>
    <w:rsid w:val="7F0E7605"/>
    <w:rsid w:val="7F55FCA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741E99C"/>
  <w15:docId w15:val="{B12B7B7D-3A87-4BD7-B703-59A5F83F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8C2"/>
    <w:pPr>
      <w:spacing w:after="200" w:line="276" w:lineRule="auto"/>
    </w:pPr>
    <w:rPr>
      <w:szCs w:val="22"/>
      <w:lang w:eastAsia="en-US"/>
    </w:rPr>
  </w:style>
  <w:style w:type="paragraph" w:styleId="Titre1">
    <w:name w:val="heading 1"/>
    <w:basedOn w:val="Normal"/>
    <w:next w:val="Normal"/>
    <w:link w:val="Titre1Car"/>
    <w:uiPriority w:val="9"/>
    <w:qFormat/>
    <w:rsid w:val="00AC2A05"/>
    <w:pPr>
      <w:keepNext/>
      <w:keepLines/>
      <w:numPr>
        <w:numId w:val="10"/>
      </w:numPr>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
    <w:qFormat/>
    <w:rsid w:val="003E1878"/>
    <w:pPr>
      <w:keepNext/>
      <w:keepLines/>
      <w:numPr>
        <w:numId w:val="8"/>
      </w:numPr>
      <w:tabs>
        <w:tab w:val="num" w:pos="360"/>
      </w:tabs>
      <w:spacing w:before="200" w:after="0"/>
      <w:outlineLvl w:val="1"/>
    </w:pPr>
    <w:rPr>
      <w:rFonts w:ascii="Cambria" w:eastAsia="Times New Roman" w:hAnsi="Cambria"/>
      <w:b/>
      <w:bCs/>
      <w:color w:val="4F81BD"/>
      <w:sz w:val="26"/>
      <w:szCs w:val="26"/>
    </w:rPr>
  </w:style>
  <w:style w:type="paragraph" w:styleId="Titre3">
    <w:name w:val="heading 3"/>
    <w:basedOn w:val="Normal"/>
    <w:next w:val="Normal"/>
    <w:link w:val="Titre3Car"/>
    <w:uiPriority w:val="9"/>
    <w:qFormat/>
    <w:rsid w:val="562DA2C5"/>
    <w:pPr>
      <w:numPr>
        <w:numId w:val="9"/>
      </w:numPr>
      <w:spacing w:after="0"/>
      <w:outlineLvl w:val="2"/>
    </w:pPr>
    <w:rPr>
      <w:rFonts w:ascii="Calibri Light" w:eastAsia="Calibri Light" w:hAnsi="Calibri Light" w:cs="Calibri Light"/>
      <w:color w:val="2F5496"/>
      <w:sz w:val="32"/>
      <w:szCs w:val="32"/>
      <w:lang w:val="fr" w:eastAsia="en-GB"/>
    </w:rPr>
  </w:style>
  <w:style w:type="paragraph" w:styleId="Titre4">
    <w:name w:val="heading 4"/>
    <w:basedOn w:val="Normal"/>
    <w:next w:val="Normal"/>
    <w:link w:val="Titre4Car"/>
    <w:uiPriority w:val="9"/>
    <w:qFormat/>
    <w:rsid w:val="006231CB"/>
    <w:pPr>
      <w:keepNext/>
      <w:keepLines/>
      <w:numPr>
        <w:ilvl w:val="3"/>
        <w:numId w:val="5"/>
      </w:numPr>
      <w:spacing w:before="200" w:after="0"/>
      <w:outlineLvl w:val="3"/>
    </w:pPr>
    <w:rPr>
      <w:rFonts w:ascii="Cambria" w:eastAsia="Times New Roman" w:hAnsi="Cambria"/>
      <w:b/>
      <w:bCs/>
      <w:i/>
      <w:iCs/>
      <w:color w:val="4F81BD"/>
    </w:rPr>
  </w:style>
  <w:style w:type="paragraph" w:styleId="Titre5">
    <w:name w:val="heading 5"/>
    <w:basedOn w:val="Normal"/>
    <w:next w:val="Normal"/>
    <w:link w:val="Titre5Car"/>
    <w:uiPriority w:val="9"/>
    <w:qFormat/>
    <w:rsid w:val="006231CB"/>
    <w:pPr>
      <w:keepNext/>
      <w:keepLines/>
      <w:numPr>
        <w:ilvl w:val="4"/>
        <w:numId w:val="5"/>
      </w:numPr>
      <w:spacing w:before="200" w:after="0"/>
      <w:outlineLvl w:val="4"/>
    </w:pPr>
    <w:rPr>
      <w:rFonts w:ascii="Cambria" w:eastAsia="Times New Roman" w:hAnsi="Cambria"/>
      <w:color w:val="243F60"/>
    </w:rPr>
  </w:style>
  <w:style w:type="paragraph" w:styleId="Titre6">
    <w:name w:val="heading 6"/>
    <w:basedOn w:val="Normal"/>
    <w:next w:val="Normal"/>
    <w:link w:val="Titre6Car"/>
    <w:uiPriority w:val="9"/>
    <w:qFormat/>
    <w:rsid w:val="006231CB"/>
    <w:pPr>
      <w:keepNext/>
      <w:keepLines/>
      <w:numPr>
        <w:ilvl w:val="5"/>
        <w:numId w:val="5"/>
      </w:numPr>
      <w:spacing w:before="200" w:after="0"/>
      <w:outlineLvl w:val="5"/>
    </w:pPr>
    <w:rPr>
      <w:rFonts w:ascii="Cambria" w:eastAsia="Times New Roman" w:hAnsi="Cambria"/>
      <w:i/>
      <w:iCs/>
      <w:color w:val="243F60"/>
    </w:rPr>
  </w:style>
  <w:style w:type="paragraph" w:styleId="Titre7">
    <w:name w:val="heading 7"/>
    <w:basedOn w:val="Normal"/>
    <w:next w:val="Normal"/>
    <w:link w:val="Titre7Car"/>
    <w:uiPriority w:val="9"/>
    <w:qFormat/>
    <w:rsid w:val="006231CB"/>
    <w:pPr>
      <w:keepNext/>
      <w:keepLines/>
      <w:numPr>
        <w:ilvl w:val="6"/>
        <w:numId w:val="5"/>
      </w:numPr>
      <w:spacing w:before="200" w:after="0"/>
      <w:outlineLvl w:val="6"/>
    </w:pPr>
    <w:rPr>
      <w:rFonts w:ascii="Cambria" w:eastAsia="Times New Roman" w:hAnsi="Cambria"/>
      <w:i/>
      <w:iCs/>
      <w:color w:val="404040"/>
    </w:rPr>
  </w:style>
  <w:style w:type="paragraph" w:styleId="Titre8">
    <w:name w:val="heading 8"/>
    <w:basedOn w:val="Normal"/>
    <w:next w:val="Normal"/>
    <w:link w:val="Titre8Car"/>
    <w:uiPriority w:val="9"/>
    <w:qFormat/>
    <w:rsid w:val="006231CB"/>
    <w:pPr>
      <w:keepNext/>
      <w:keepLines/>
      <w:numPr>
        <w:ilvl w:val="7"/>
        <w:numId w:val="5"/>
      </w:numPr>
      <w:spacing w:before="200" w:after="0"/>
      <w:outlineLvl w:val="7"/>
    </w:pPr>
    <w:rPr>
      <w:rFonts w:ascii="Cambria" w:eastAsia="Times New Roman" w:hAnsi="Cambria"/>
      <w:color w:val="404040"/>
      <w:szCs w:val="20"/>
    </w:rPr>
  </w:style>
  <w:style w:type="paragraph" w:styleId="Titre9">
    <w:name w:val="heading 9"/>
    <w:basedOn w:val="Normal"/>
    <w:next w:val="Normal"/>
    <w:link w:val="Titre9Car"/>
    <w:uiPriority w:val="9"/>
    <w:qFormat/>
    <w:rsid w:val="006231CB"/>
    <w:pPr>
      <w:keepNext/>
      <w:keepLines/>
      <w:numPr>
        <w:ilvl w:val="8"/>
        <w:numId w:val="5"/>
      </w:numPr>
      <w:spacing w:before="200" w:after="0"/>
      <w:outlineLvl w:val="8"/>
    </w:pPr>
    <w:rPr>
      <w:rFonts w:ascii="Cambria" w:eastAsia="Times New Roman" w:hAnsi="Cambria"/>
      <w:i/>
      <w:iCs/>
      <w:color w:val="40404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C2A0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C2A05"/>
    <w:rPr>
      <w:rFonts w:ascii="Tahoma" w:hAnsi="Tahoma" w:cs="Tahoma"/>
      <w:sz w:val="16"/>
      <w:szCs w:val="16"/>
    </w:rPr>
  </w:style>
  <w:style w:type="table" w:styleId="Grilledutableau">
    <w:name w:val="Table Grid"/>
    <w:basedOn w:val="TableauNormal"/>
    <w:uiPriority w:val="59"/>
    <w:rsid w:val="00AC2A0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AC2A05"/>
    <w:rPr>
      <w:rFonts w:ascii="Cambria" w:eastAsia="Times New Roman" w:hAnsi="Cambria"/>
      <w:b/>
      <w:bCs/>
      <w:color w:val="365F91"/>
      <w:sz w:val="28"/>
      <w:szCs w:val="28"/>
      <w:lang w:eastAsia="en-US"/>
    </w:rPr>
  </w:style>
  <w:style w:type="paragraph" w:styleId="En-ttedetabledesmatires">
    <w:name w:val="TOC Heading"/>
    <w:basedOn w:val="Titre1"/>
    <w:next w:val="Normal"/>
    <w:uiPriority w:val="39"/>
    <w:qFormat/>
    <w:rsid w:val="003E1878"/>
    <w:pPr>
      <w:outlineLvl w:val="9"/>
    </w:pPr>
  </w:style>
  <w:style w:type="paragraph" w:styleId="TM1">
    <w:name w:val="toc 1"/>
    <w:basedOn w:val="Normal"/>
    <w:next w:val="Normal"/>
    <w:autoRedefine/>
    <w:uiPriority w:val="39"/>
    <w:unhideWhenUsed/>
    <w:rsid w:val="00691ACA"/>
    <w:pPr>
      <w:tabs>
        <w:tab w:val="left" w:pos="426"/>
        <w:tab w:val="right" w:leader="dot" w:pos="9062"/>
      </w:tabs>
      <w:spacing w:after="60"/>
    </w:pPr>
    <w:rPr>
      <w:noProof/>
    </w:rPr>
  </w:style>
  <w:style w:type="character" w:styleId="Lienhypertexte">
    <w:name w:val="Hyperlink"/>
    <w:basedOn w:val="Policepardfaut"/>
    <w:uiPriority w:val="99"/>
    <w:unhideWhenUsed/>
    <w:rsid w:val="003E1878"/>
    <w:rPr>
      <w:color w:val="0000FF"/>
      <w:u w:val="single"/>
    </w:rPr>
  </w:style>
  <w:style w:type="character" w:customStyle="1" w:styleId="Titre2Car">
    <w:name w:val="Titre 2 Car"/>
    <w:basedOn w:val="Policepardfaut"/>
    <w:link w:val="Titre2"/>
    <w:uiPriority w:val="9"/>
    <w:rsid w:val="003E1878"/>
    <w:rPr>
      <w:rFonts w:ascii="Cambria" w:eastAsia="Times New Roman" w:hAnsi="Cambria"/>
      <w:b/>
      <w:bCs/>
      <w:color w:val="4F81BD"/>
      <w:sz w:val="26"/>
      <w:szCs w:val="26"/>
      <w:lang w:eastAsia="en-US"/>
    </w:rPr>
  </w:style>
  <w:style w:type="character" w:customStyle="1" w:styleId="Titre3Car">
    <w:name w:val="Titre 3 Car"/>
    <w:basedOn w:val="Policepardfaut"/>
    <w:link w:val="Titre3"/>
    <w:uiPriority w:val="9"/>
    <w:rsid w:val="006231CB"/>
    <w:rPr>
      <w:rFonts w:ascii="Calibri Light" w:eastAsia="Calibri Light" w:hAnsi="Calibri Light" w:cs="Calibri Light"/>
      <w:color w:val="2F5496"/>
      <w:sz w:val="32"/>
      <w:szCs w:val="32"/>
      <w:lang w:val="fr" w:eastAsia="en-GB"/>
    </w:rPr>
  </w:style>
  <w:style w:type="character" w:customStyle="1" w:styleId="Titre4Car">
    <w:name w:val="Titre 4 Car"/>
    <w:basedOn w:val="Policepardfaut"/>
    <w:link w:val="Titre4"/>
    <w:uiPriority w:val="9"/>
    <w:rsid w:val="006231CB"/>
    <w:rPr>
      <w:rFonts w:ascii="Cambria" w:eastAsia="Times New Roman" w:hAnsi="Cambria"/>
      <w:b/>
      <w:bCs/>
      <w:i/>
      <w:iCs/>
      <w:color w:val="4F81BD"/>
      <w:szCs w:val="22"/>
      <w:lang w:eastAsia="en-US"/>
    </w:rPr>
  </w:style>
  <w:style w:type="character" w:customStyle="1" w:styleId="Titre5Car">
    <w:name w:val="Titre 5 Car"/>
    <w:basedOn w:val="Policepardfaut"/>
    <w:link w:val="Titre5"/>
    <w:uiPriority w:val="9"/>
    <w:rsid w:val="006231CB"/>
    <w:rPr>
      <w:rFonts w:ascii="Cambria" w:eastAsia="Times New Roman" w:hAnsi="Cambria"/>
      <w:color w:val="243F60"/>
      <w:szCs w:val="22"/>
      <w:lang w:eastAsia="en-US"/>
    </w:rPr>
  </w:style>
  <w:style w:type="character" w:customStyle="1" w:styleId="Titre6Car">
    <w:name w:val="Titre 6 Car"/>
    <w:basedOn w:val="Policepardfaut"/>
    <w:link w:val="Titre6"/>
    <w:uiPriority w:val="9"/>
    <w:rsid w:val="006231CB"/>
    <w:rPr>
      <w:rFonts w:ascii="Cambria" w:eastAsia="Times New Roman" w:hAnsi="Cambria"/>
      <w:i/>
      <w:iCs/>
      <w:color w:val="243F60"/>
      <w:szCs w:val="22"/>
      <w:lang w:eastAsia="en-US"/>
    </w:rPr>
  </w:style>
  <w:style w:type="character" w:customStyle="1" w:styleId="Titre7Car">
    <w:name w:val="Titre 7 Car"/>
    <w:basedOn w:val="Policepardfaut"/>
    <w:link w:val="Titre7"/>
    <w:uiPriority w:val="9"/>
    <w:rsid w:val="006231CB"/>
    <w:rPr>
      <w:rFonts w:ascii="Cambria" w:eastAsia="Times New Roman" w:hAnsi="Cambria"/>
      <w:i/>
      <w:iCs/>
      <w:color w:val="404040"/>
      <w:szCs w:val="22"/>
      <w:lang w:eastAsia="en-US"/>
    </w:rPr>
  </w:style>
  <w:style w:type="character" w:customStyle="1" w:styleId="Titre8Car">
    <w:name w:val="Titre 8 Car"/>
    <w:basedOn w:val="Policepardfaut"/>
    <w:link w:val="Titre8"/>
    <w:uiPriority w:val="9"/>
    <w:rsid w:val="006231CB"/>
    <w:rPr>
      <w:rFonts w:ascii="Cambria" w:eastAsia="Times New Roman" w:hAnsi="Cambria"/>
      <w:color w:val="404040"/>
      <w:lang w:eastAsia="en-US"/>
    </w:rPr>
  </w:style>
  <w:style w:type="character" w:customStyle="1" w:styleId="Titre9Car">
    <w:name w:val="Titre 9 Car"/>
    <w:basedOn w:val="Policepardfaut"/>
    <w:link w:val="Titre9"/>
    <w:uiPriority w:val="9"/>
    <w:rsid w:val="006231CB"/>
    <w:rPr>
      <w:rFonts w:ascii="Cambria" w:eastAsia="Times New Roman" w:hAnsi="Cambria"/>
      <w:i/>
      <w:iCs/>
      <w:color w:val="404040"/>
      <w:lang w:eastAsia="en-US"/>
    </w:rPr>
  </w:style>
  <w:style w:type="paragraph" w:styleId="Paragraphedeliste">
    <w:name w:val="List Paragraph"/>
    <w:basedOn w:val="Normal"/>
    <w:uiPriority w:val="34"/>
    <w:qFormat/>
    <w:rsid w:val="00347854"/>
    <w:pPr>
      <w:ind w:left="720"/>
      <w:contextualSpacing/>
    </w:pPr>
  </w:style>
  <w:style w:type="paragraph" w:styleId="Lgende">
    <w:name w:val="caption"/>
    <w:basedOn w:val="Normal"/>
    <w:next w:val="Normal"/>
    <w:uiPriority w:val="35"/>
    <w:qFormat/>
    <w:rsid w:val="003A194F"/>
    <w:pPr>
      <w:spacing w:line="240" w:lineRule="auto"/>
    </w:pPr>
    <w:rPr>
      <w:b/>
      <w:bCs/>
      <w:color w:val="4F81BD"/>
      <w:sz w:val="18"/>
      <w:szCs w:val="18"/>
    </w:rPr>
  </w:style>
  <w:style w:type="paragraph" w:styleId="TM2">
    <w:name w:val="toc 2"/>
    <w:basedOn w:val="Normal"/>
    <w:next w:val="Normal"/>
    <w:autoRedefine/>
    <w:uiPriority w:val="39"/>
    <w:unhideWhenUsed/>
    <w:rsid w:val="00F52559"/>
    <w:pPr>
      <w:spacing w:after="40"/>
      <w:ind w:left="198"/>
    </w:pPr>
  </w:style>
  <w:style w:type="paragraph" w:styleId="TM3">
    <w:name w:val="toc 3"/>
    <w:basedOn w:val="Normal"/>
    <w:next w:val="Normal"/>
    <w:autoRedefine/>
    <w:uiPriority w:val="39"/>
    <w:unhideWhenUsed/>
    <w:rsid w:val="00F52559"/>
    <w:pPr>
      <w:tabs>
        <w:tab w:val="left" w:pos="1100"/>
        <w:tab w:val="right" w:leader="dot" w:pos="9062"/>
      </w:tabs>
      <w:spacing w:after="40"/>
      <w:ind w:left="403"/>
    </w:pPr>
    <w:rPr>
      <w:sz w:val="18"/>
    </w:rPr>
  </w:style>
  <w:style w:type="paragraph" w:styleId="Tabledesillustrations">
    <w:name w:val="table of figures"/>
    <w:basedOn w:val="Normal"/>
    <w:next w:val="Normal"/>
    <w:uiPriority w:val="99"/>
    <w:unhideWhenUsed/>
    <w:rsid w:val="00BB67A4"/>
    <w:pPr>
      <w:spacing w:after="0"/>
    </w:pPr>
  </w:style>
  <w:style w:type="paragraph" w:styleId="Bibliographie">
    <w:name w:val="Bibliography"/>
    <w:basedOn w:val="Normal"/>
    <w:next w:val="Normal"/>
    <w:uiPriority w:val="37"/>
    <w:unhideWhenUsed/>
    <w:rsid w:val="00A70BD3"/>
  </w:style>
  <w:style w:type="paragraph" w:styleId="Corpsdetexte">
    <w:name w:val="Body Text"/>
    <w:basedOn w:val="Normal"/>
    <w:rsid w:val="002C2C7E"/>
    <w:pPr>
      <w:spacing w:after="0" w:line="240" w:lineRule="exact"/>
    </w:pPr>
    <w:rPr>
      <w:rFonts w:ascii="Arial" w:eastAsia="Times New Roman" w:hAnsi="Arial"/>
      <w:i/>
      <w:sz w:val="22"/>
      <w:szCs w:val="20"/>
      <w:lang w:val="en-US" w:eastAsia="ko-KR"/>
    </w:rPr>
  </w:style>
  <w:style w:type="paragraph" w:customStyle="1" w:styleId="BullList">
    <w:name w:val="Bull List"/>
    <w:basedOn w:val="Normal"/>
    <w:rsid w:val="002C2C7E"/>
    <w:pPr>
      <w:numPr>
        <w:numId w:val="1"/>
      </w:numPr>
      <w:spacing w:before="60" w:after="120" w:line="360" w:lineRule="auto"/>
    </w:pPr>
    <w:rPr>
      <w:rFonts w:ascii="Times New Roman" w:eastAsia="Times New Roman" w:hAnsi="Times New Roman"/>
      <w:sz w:val="24"/>
      <w:szCs w:val="20"/>
      <w:lang w:val="en-US" w:eastAsia="ko-KR"/>
    </w:rPr>
  </w:style>
  <w:style w:type="paragraph" w:customStyle="1" w:styleId="bullet0">
    <w:name w:val="bullet"/>
    <w:basedOn w:val="Normal"/>
    <w:rsid w:val="00A175BE"/>
    <w:pPr>
      <w:numPr>
        <w:numId w:val="2"/>
      </w:numPr>
      <w:spacing w:after="0" w:line="240" w:lineRule="exact"/>
      <w:ind w:left="360"/>
    </w:pPr>
    <w:rPr>
      <w:rFonts w:ascii="Arial" w:eastAsia="Times New Roman" w:hAnsi="Arial"/>
      <w:sz w:val="22"/>
      <w:szCs w:val="20"/>
      <w:lang w:val="en-US" w:eastAsia="ko-KR"/>
    </w:rPr>
  </w:style>
  <w:style w:type="paragraph" w:customStyle="1" w:styleId="TableTextsmall">
    <w:name w:val="Table Text small"/>
    <w:basedOn w:val="Normal"/>
    <w:rsid w:val="00A175BE"/>
    <w:pPr>
      <w:spacing w:before="20" w:after="20" w:line="240" w:lineRule="exact"/>
    </w:pPr>
    <w:rPr>
      <w:rFonts w:ascii="Arial" w:eastAsia="Times New Roman" w:hAnsi="Arial"/>
      <w:i/>
      <w:szCs w:val="20"/>
      <w:lang w:val="en-US" w:eastAsia="ko-KR"/>
    </w:rPr>
  </w:style>
  <w:style w:type="paragraph" w:customStyle="1" w:styleId="ProjConnbodytext">
    <w:name w:val="ProjConn bodytext"/>
    <w:basedOn w:val="Normal"/>
    <w:rsid w:val="00126381"/>
    <w:pPr>
      <w:overflowPunct w:val="0"/>
      <w:autoSpaceDE w:val="0"/>
      <w:autoSpaceDN w:val="0"/>
      <w:adjustRightInd w:val="0"/>
      <w:spacing w:after="120" w:line="240" w:lineRule="auto"/>
      <w:jc w:val="both"/>
      <w:textAlignment w:val="baseline"/>
    </w:pPr>
    <w:rPr>
      <w:rFonts w:ascii="Arial" w:eastAsia="Times New Roman" w:hAnsi="Arial"/>
      <w:szCs w:val="20"/>
      <w:lang w:val="en-US"/>
    </w:rPr>
  </w:style>
  <w:style w:type="paragraph" w:customStyle="1" w:styleId="Normalnolibefore">
    <w:name w:val="Normal/no li before"/>
    <w:basedOn w:val="Normal"/>
    <w:rsid w:val="00730634"/>
    <w:pPr>
      <w:overflowPunct w:val="0"/>
      <w:autoSpaceDE w:val="0"/>
      <w:autoSpaceDN w:val="0"/>
      <w:adjustRightInd w:val="0"/>
      <w:spacing w:after="0" w:line="240" w:lineRule="auto"/>
      <w:textAlignment w:val="baseline"/>
    </w:pPr>
    <w:rPr>
      <w:rFonts w:ascii="Arial" w:eastAsia="Times New Roman" w:hAnsi="Arial"/>
      <w:sz w:val="18"/>
      <w:szCs w:val="20"/>
      <w:lang w:val="en-US"/>
    </w:rPr>
  </w:style>
  <w:style w:type="paragraph" w:customStyle="1" w:styleId="Appendix">
    <w:name w:val="Appendix"/>
    <w:basedOn w:val="Titre1"/>
    <w:qFormat/>
    <w:rsid w:val="00046CDD"/>
    <w:rPr>
      <w:lang w:val="en-US"/>
    </w:rPr>
  </w:style>
  <w:style w:type="paragraph" w:styleId="Rvision">
    <w:name w:val="Revision"/>
    <w:hidden/>
    <w:uiPriority w:val="99"/>
    <w:semiHidden/>
    <w:rsid w:val="003C526F"/>
    <w:rPr>
      <w:szCs w:val="22"/>
      <w:lang w:eastAsia="en-US"/>
    </w:rPr>
  </w:style>
  <w:style w:type="paragraph" w:styleId="En-tte">
    <w:name w:val="header"/>
    <w:basedOn w:val="Normal"/>
    <w:link w:val="En-tteCar"/>
    <w:uiPriority w:val="99"/>
    <w:unhideWhenUsed/>
    <w:rsid w:val="004B43D1"/>
    <w:pPr>
      <w:tabs>
        <w:tab w:val="center" w:pos="4536"/>
        <w:tab w:val="right" w:pos="9072"/>
      </w:tabs>
      <w:spacing w:after="0" w:line="240" w:lineRule="auto"/>
    </w:pPr>
  </w:style>
  <w:style w:type="character" w:customStyle="1" w:styleId="En-tteCar">
    <w:name w:val="En-tête Car"/>
    <w:basedOn w:val="Policepardfaut"/>
    <w:link w:val="En-tte"/>
    <w:uiPriority w:val="99"/>
    <w:rsid w:val="004B43D1"/>
    <w:rPr>
      <w:szCs w:val="22"/>
      <w:lang w:eastAsia="en-US"/>
    </w:rPr>
  </w:style>
  <w:style w:type="paragraph" w:styleId="Pieddepage">
    <w:name w:val="footer"/>
    <w:basedOn w:val="Normal"/>
    <w:link w:val="PieddepageCar"/>
    <w:uiPriority w:val="99"/>
    <w:unhideWhenUsed/>
    <w:rsid w:val="004B43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3D1"/>
    <w:rPr>
      <w:szCs w:val="22"/>
      <w:lang w:eastAsia="en-US"/>
    </w:rPr>
  </w:style>
  <w:style w:type="table" w:styleId="TableauGrille4-Accentuation5">
    <w:name w:val="Grid Table 4 Accent 5"/>
    <w:basedOn w:val="TableauNormal"/>
    <w:uiPriority w:val="49"/>
    <w:rsid w:val="00EF799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arquedecommentaire">
    <w:name w:val="annotation reference"/>
    <w:basedOn w:val="Policepardfaut"/>
    <w:uiPriority w:val="99"/>
    <w:semiHidden/>
    <w:unhideWhenUsed/>
    <w:rsid w:val="00EF7998"/>
    <w:rPr>
      <w:sz w:val="16"/>
      <w:szCs w:val="16"/>
    </w:rPr>
  </w:style>
  <w:style w:type="paragraph" w:styleId="Commentaire">
    <w:name w:val="annotation text"/>
    <w:basedOn w:val="Normal"/>
    <w:link w:val="CommentaireCar"/>
    <w:uiPriority w:val="99"/>
    <w:unhideWhenUsed/>
    <w:rsid w:val="00EF7998"/>
    <w:pPr>
      <w:spacing w:line="240" w:lineRule="auto"/>
    </w:pPr>
    <w:rPr>
      <w:szCs w:val="20"/>
    </w:rPr>
  </w:style>
  <w:style w:type="character" w:customStyle="1" w:styleId="CommentaireCar">
    <w:name w:val="Commentaire Car"/>
    <w:basedOn w:val="Policepardfaut"/>
    <w:link w:val="Commentaire"/>
    <w:uiPriority w:val="99"/>
    <w:rsid w:val="00EF7998"/>
    <w:rPr>
      <w:lang w:eastAsia="en-US"/>
    </w:rPr>
  </w:style>
  <w:style w:type="paragraph" w:styleId="Objetducommentaire">
    <w:name w:val="annotation subject"/>
    <w:basedOn w:val="Commentaire"/>
    <w:next w:val="Commentaire"/>
    <w:link w:val="ObjetducommentaireCar"/>
    <w:uiPriority w:val="99"/>
    <w:semiHidden/>
    <w:unhideWhenUsed/>
    <w:rsid w:val="00EF7998"/>
    <w:rPr>
      <w:b/>
      <w:bCs/>
    </w:rPr>
  </w:style>
  <w:style w:type="character" w:customStyle="1" w:styleId="ObjetducommentaireCar">
    <w:name w:val="Objet du commentaire Car"/>
    <w:basedOn w:val="CommentaireCar"/>
    <w:link w:val="Objetducommentaire"/>
    <w:uiPriority w:val="99"/>
    <w:semiHidden/>
    <w:rsid w:val="00EF7998"/>
    <w:rPr>
      <w:b/>
      <w:bCs/>
      <w:lang w:eastAsia="en-US"/>
    </w:rPr>
  </w:style>
  <w:style w:type="paragraph" w:styleId="NormalWeb">
    <w:name w:val="Normal (Web)"/>
    <w:basedOn w:val="Normal"/>
    <w:uiPriority w:val="99"/>
    <w:semiHidden/>
    <w:unhideWhenUsed/>
    <w:rsid w:val="00190D9D"/>
    <w:pPr>
      <w:spacing w:before="100" w:beforeAutospacing="1" w:after="100" w:afterAutospacing="1" w:line="240" w:lineRule="auto"/>
    </w:pPr>
    <w:rPr>
      <w:rFonts w:ascii="Times New Roman" w:eastAsia="Times New Roman" w:hAnsi="Times New Roman"/>
      <w:sz w:val="24"/>
      <w:szCs w:val="24"/>
      <w:lang w:eastAsia="fr-FR"/>
    </w:rPr>
  </w:style>
  <w:style w:type="character" w:styleId="Lienhypertextesuivivisit">
    <w:name w:val="FollowedHyperlink"/>
    <w:basedOn w:val="Policepardfaut"/>
    <w:uiPriority w:val="99"/>
    <w:semiHidden/>
    <w:unhideWhenUsed/>
    <w:rsid w:val="00382DE2"/>
    <w:rPr>
      <w:color w:val="800080" w:themeColor="followedHyperlink"/>
      <w:u w:val="single"/>
    </w:rPr>
  </w:style>
  <w:style w:type="paragraph" w:customStyle="1" w:styleId="Body">
    <w:name w:val="Body"/>
    <w:rsid w:val="00F53208"/>
    <w:rPr>
      <w:rFonts w:ascii="Helvetica Neue" w:eastAsia="Arial Unicode MS" w:hAnsi="Helvetica Neue" w:cs="Arial Unicode MS"/>
      <w:color w:val="000000"/>
      <w:sz w:val="22"/>
      <w:szCs w:val="22"/>
      <w:lang w:eastAsia="en-GB"/>
      <w14:textOutline w14:w="0" w14:cap="flat" w14:cmpd="sng" w14:algn="ctr">
        <w14:noFill/>
        <w14:prstDash w14:val="solid"/>
        <w14:bevel/>
      </w14:textOutline>
    </w:rPr>
  </w:style>
  <w:style w:type="paragraph" w:customStyle="1" w:styleId="TableStyle2">
    <w:name w:val="Table Style 2"/>
    <w:rsid w:val="00F53208"/>
    <w:rPr>
      <w:rFonts w:ascii="Helvetica Neue" w:eastAsia="Helvetica Neue" w:hAnsi="Helvetica Neue" w:cs="Helvetica Neue"/>
      <w:color w:val="000000"/>
      <w:lang w:val="en-GB" w:eastAsia="en-GB"/>
      <w14:textOutline w14:w="0" w14:cap="flat" w14:cmpd="sng" w14:algn="ctr">
        <w14:noFill/>
        <w14:prstDash w14:val="solid"/>
        <w14:bevel/>
      </w14:textOutline>
    </w:rPr>
  </w:style>
  <w:style w:type="paragraph" w:customStyle="1" w:styleId="Titregrandepartie">
    <w:name w:val="Titre grande partie"/>
    <w:basedOn w:val="Normal"/>
    <w:link w:val="TitregrandepartieChar"/>
    <w:uiPriority w:val="1"/>
    <w:qFormat/>
    <w:rsid w:val="00844062"/>
    <w:pPr>
      <w:keepNext/>
      <w:keepLines/>
      <w:numPr>
        <w:numId w:val="7"/>
      </w:numPr>
      <w:spacing w:before="480" w:after="0"/>
      <w:outlineLvl w:val="0"/>
    </w:pPr>
    <w:rPr>
      <w:rFonts w:ascii="Calibri Light" w:eastAsia="Calibri Light" w:hAnsi="Calibri Light" w:cs="Calibri Light"/>
      <w:color w:val="2F5496"/>
      <w:sz w:val="32"/>
      <w:szCs w:val="32"/>
      <w:lang w:val="fr"/>
    </w:rPr>
  </w:style>
  <w:style w:type="character" w:customStyle="1" w:styleId="None">
    <w:name w:val="None"/>
    <w:rsid w:val="009C493B"/>
  </w:style>
  <w:style w:type="numbering" w:customStyle="1" w:styleId="Bullet">
    <w:name w:val="Bullet"/>
    <w:rsid w:val="009C493B"/>
    <w:pPr>
      <w:numPr>
        <w:numId w:val="12"/>
      </w:numPr>
    </w:pPr>
  </w:style>
  <w:style w:type="table" w:customStyle="1" w:styleId="TableNormal1">
    <w:name w:val="Table Normal1"/>
    <w:rsid w:val="009C493B"/>
    <w:rPr>
      <w:rFonts w:ascii="Times New Roman" w:eastAsia="Arial Unicode MS" w:hAnsi="Times New Roman"/>
      <w:bdr w:val="none" w:sz="0" w:space="0" w:color="auto" w:frame="1"/>
      <w:lang w:val="en-GB" w:eastAsia="en-GB"/>
    </w:rPr>
    <w:tblPr>
      <w:tblCellMar>
        <w:top w:w="0" w:type="dxa"/>
        <w:left w:w="0" w:type="dxa"/>
        <w:bottom w:w="0" w:type="dxa"/>
        <w:right w:w="0" w:type="dxa"/>
      </w:tblCellMar>
    </w:tblPr>
  </w:style>
  <w:style w:type="paragraph" w:customStyle="1" w:styleId="Titresouspartie">
    <w:name w:val="Titre sous partie"/>
    <w:basedOn w:val="Normal"/>
    <w:link w:val="TitresouspartieChar"/>
    <w:uiPriority w:val="1"/>
    <w:qFormat/>
    <w:rsid w:val="00844062"/>
    <w:pPr>
      <w:keepNext/>
      <w:keepLines/>
      <w:numPr>
        <w:numId w:val="6"/>
      </w:numPr>
      <w:tabs>
        <w:tab w:val="num" w:pos="360"/>
      </w:tabs>
      <w:spacing w:before="200" w:after="0"/>
      <w:outlineLvl w:val="1"/>
    </w:pPr>
    <w:rPr>
      <w:rFonts w:ascii="Calibri Light" w:eastAsia="Calibri Light" w:hAnsi="Calibri Light" w:cs="Calibri Light"/>
      <w:color w:val="2F5496"/>
      <w:sz w:val="26"/>
      <w:szCs w:val="26"/>
      <w:lang w:val="fr"/>
    </w:rPr>
  </w:style>
  <w:style w:type="character" w:customStyle="1" w:styleId="TitregrandepartieChar">
    <w:name w:val="Titre grande partie Char"/>
    <w:basedOn w:val="Policepardfaut"/>
    <w:link w:val="Titregrandepartie"/>
    <w:uiPriority w:val="1"/>
    <w:rsid w:val="00844062"/>
    <w:rPr>
      <w:rFonts w:ascii="Calibri Light" w:eastAsia="Calibri Light" w:hAnsi="Calibri Light" w:cs="Calibri Light"/>
      <w:color w:val="2F5496"/>
      <w:sz w:val="32"/>
      <w:szCs w:val="32"/>
      <w:lang w:val="fr" w:eastAsia="en-US"/>
    </w:rPr>
  </w:style>
  <w:style w:type="character" w:customStyle="1" w:styleId="TitresouspartieChar">
    <w:name w:val="Titre sous partie Char"/>
    <w:basedOn w:val="Policepardfaut"/>
    <w:link w:val="Titresouspartie"/>
    <w:uiPriority w:val="1"/>
    <w:rsid w:val="00844062"/>
    <w:rPr>
      <w:rFonts w:ascii="Calibri Light" w:eastAsia="Calibri Light" w:hAnsi="Calibri Light" w:cs="Calibri Light"/>
      <w:color w:val="2F5496"/>
      <w:sz w:val="26"/>
      <w:szCs w:val="26"/>
      <w:lang w:val="fr" w:eastAsia="en-US"/>
    </w:rPr>
  </w:style>
  <w:style w:type="character" w:styleId="lev">
    <w:name w:val="Strong"/>
    <w:basedOn w:val="Policepardfaut"/>
    <w:uiPriority w:val="22"/>
    <w:qFormat/>
    <w:rsid w:val="004A1B49"/>
    <w:rPr>
      <w:b/>
      <w:bCs/>
    </w:rPr>
  </w:style>
  <w:style w:type="character" w:styleId="Mentionnonrsolue">
    <w:name w:val="Unresolved Mention"/>
    <w:basedOn w:val="Policepardfaut"/>
    <w:uiPriority w:val="99"/>
    <w:semiHidden/>
    <w:unhideWhenUsed/>
    <w:rsid w:val="00BA2E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829614">
      <w:bodyDiv w:val="1"/>
      <w:marLeft w:val="0"/>
      <w:marRight w:val="0"/>
      <w:marTop w:val="0"/>
      <w:marBottom w:val="0"/>
      <w:divBdr>
        <w:top w:val="none" w:sz="0" w:space="0" w:color="auto"/>
        <w:left w:val="none" w:sz="0" w:space="0" w:color="auto"/>
        <w:bottom w:val="none" w:sz="0" w:space="0" w:color="auto"/>
        <w:right w:val="none" w:sz="0" w:space="0" w:color="auto"/>
      </w:divBdr>
    </w:div>
    <w:div w:id="270087701">
      <w:bodyDiv w:val="1"/>
      <w:marLeft w:val="0"/>
      <w:marRight w:val="0"/>
      <w:marTop w:val="0"/>
      <w:marBottom w:val="0"/>
      <w:divBdr>
        <w:top w:val="none" w:sz="0" w:space="0" w:color="auto"/>
        <w:left w:val="none" w:sz="0" w:space="0" w:color="auto"/>
        <w:bottom w:val="none" w:sz="0" w:space="0" w:color="auto"/>
        <w:right w:val="none" w:sz="0" w:space="0" w:color="auto"/>
      </w:divBdr>
    </w:div>
    <w:div w:id="530344706">
      <w:bodyDiv w:val="1"/>
      <w:marLeft w:val="0"/>
      <w:marRight w:val="0"/>
      <w:marTop w:val="0"/>
      <w:marBottom w:val="0"/>
      <w:divBdr>
        <w:top w:val="none" w:sz="0" w:space="0" w:color="auto"/>
        <w:left w:val="none" w:sz="0" w:space="0" w:color="auto"/>
        <w:bottom w:val="none" w:sz="0" w:space="0" w:color="auto"/>
        <w:right w:val="none" w:sz="0" w:space="0" w:color="auto"/>
      </w:divBdr>
      <w:divsChild>
        <w:div w:id="186255405">
          <w:marLeft w:val="1354"/>
          <w:marRight w:val="0"/>
          <w:marTop w:val="0"/>
          <w:marBottom w:val="100"/>
          <w:divBdr>
            <w:top w:val="none" w:sz="0" w:space="0" w:color="auto"/>
            <w:left w:val="none" w:sz="0" w:space="0" w:color="auto"/>
            <w:bottom w:val="none" w:sz="0" w:space="0" w:color="auto"/>
            <w:right w:val="none" w:sz="0" w:space="0" w:color="auto"/>
          </w:divBdr>
        </w:div>
        <w:div w:id="186455426">
          <w:marLeft w:val="720"/>
          <w:marRight w:val="0"/>
          <w:marTop w:val="0"/>
          <w:marBottom w:val="120"/>
          <w:divBdr>
            <w:top w:val="none" w:sz="0" w:space="0" w:color="auto"/>
            <w:left w:val="none" w:sz="0" w:space="0" w:color="auto"/>
            <w:bottom w:val="none" w:sz="0" w:space="0" w:color="auto"/>
            <w:right w:val="none" w:sz="0" w:space="0" w:color="auto"/>
          </w:divBdr>
        </w:div>
        <w:div w:id="199512776">
          <w:marLeft w:val="720"/>
          <w:marRight w:val="0"/>
          <w:marTop w:val="0"/>
          <w:marBottom w:val="120"/>
          <w:divBdr>
            <w:top w:val="none" w:sz="0" w:space="0" w:color="auto"/>
            <w:left w:val="none" w:sz="0" w:space="0" w:color="auto"/>
            <w:bottom w:val="none" w:sz="0" w:space="0" w:color="auto"/>
            <w:right w:val="none" w:sz="0" w:space="0" w:color="auto"/>
          </w:divBdr>
        </w:div>
        <w:div w:id="245581814">
          <w:marLeft w:val="720"/>
          <w:marRight w:val="0"/>
          <w:marTop w:val="0"/>
          <w:marBottom w:val="120"/>
          <w:divBdr>
            <w:top w:val="none" w:sz="0" w:space="0" w:color="auto"/>
            <w:left w:val="none" w:sz="0" w:space="0" w:color="auto"/>
            <w:bottom w:val="none" w:sz="0" w:space="0" w:color="auto"/>
            <w:right w:val="none" w:sz="0" w:space="0" w:color="auto"/>
          </w:divBdr>
        </w:div>
        <w:div w:id="537592005">
          <w:marLeft w:val="1354"/>
          <w:marRight w:val="0"/>
          <w:marTop w:val="0"/>
          <w:marBottom w:val="100"/>
          <w:divBdr>
            <w:top w:val="none" w:sz="0" w:space="0" w:color="auto"/>
            <w:left w:val="none" w:sz="0" w:space="0" w:color="auto"/>
            <w:bottom w:val="none" w:sz="0" w:space="0" w:color="auto"/>
            <w:right w:val="none" w:sz="0" w:space="0" w:color="auto"/>
          </w:divBdr>
        </w:div>
        <w:div w:id="581641539">
          <w:marLeft w:val="1354"/>
          <w:marRight w:val="0"/>
          <w:marTop w:val="0"/>
          <w:marBottom w:val="100"/>
          <w:divBdr>
            <w:top w:val="none" w:sz="0" w:space="0" w:color="auto"/>
            <w:left w:val="none" w:sz="0" w:space="0" w:color="auto"/>
            <w:bottom w:val="none" w:sz="0" w:space="0" w:color="auto"/>
            <w:right w:val="none" w:sz="0" w:space="0" w:color="auto"/>
          </w:divBdr>
        </w:div>
        <w:div w:id="713700294">
          <w:marLeft w:val="1354"/>
          <w:marRight w:val="0"/>
          <w:marTop w:val="0"/>
          <w:marBottom w:val="100"/>
          <w:divBdr>
            <w:top w:val="none" w:sz="0" w:space="0" w:color="auto"/>
            <w:left w:val="none" w:sz="0" w:space="0" w:color="auto"/>
            <w:bottom w:val="none" w:sz="0" w:space="0" w:color="auto"/>
            <w:right w:val="none" w:sz="0" w:space="0" w:color="auto"/>
          </w:divBdr>
        </w:div>
        <w:div w:id="717975052">
          <w:marLeft w:val="1987"/>
          <w:marRight w:val="0"/>
          <w:marTop w:val="0"/>
          <w:marBottom w:val="90"/>
          <w:divBdr>
            <w:top w:val="none" w:sz="0" w:space="0" w:color="auto"/>
            <w:left w:val="none" w:sz="0" w:space="0" w:color="auto"/>
            <w:bottom w:val="none" w:sz="0" w:space="0" w:color="auto"/>
            <w:right w:val="none" w:sz="0" w:space="0" w:color="auto"/>
          </w:divBdr>
        </w:div>
        <w:div w:id="1107039401">
          <w:marLeft w:val="1354"/>
          <w:marRight w:val="0"/>
          <w:marTop w:val="0"/>
          <w:marBottom w:val="100"/>
          <w:divBdr>
            <w:top w:val="none" w:sz="0" w:space="0" w:color="auto"/>
            <w:left w:val="none" w:sz="0" w:space="0" w:color="auto"/>
            <w:bottom w:val="none" w:sz="0" w:space="0" w:color="auto"/>
            <w:right w:val="none" w:sz="0" w:space="0" w:color="auto"/>
          </w:divBdr>
        </w:div>
        <w:div w:id="1133980982">
          <w:marLeft w:val="1354"/>
          <w:marRight w:val="0"/>
          <w:marTop w:val="0"/>
          <w:marBottom w:val="100"/>
          <w:divBdr>
            <w:top w:val="none" w:sz="0" w:space="0" w:color="auto"/>
            <w:left w:val="none" w:sz="0" w:space="0" w:color="auto"/>
            <w:bottom w:val="none" w:sz="0" w:space="0" w:color="auto"/>
            <w:right w:val="none" w:sz="0" w:space="0" w:color="auto"/>
          </w:divBdr>
        </w:div>
        <w:div w:id="1203593727">
          <w:marLeft w:val="1354"/>
          <w:marRight w:val="0"/>
          <w:marTop w:val="0"/>
          <w:marBottom w:val="100"/>
          <w:divBdr>
            <w:top w:val="none" w:sz="0" w:space="0" w:color="auto"/>
            <w:left w:val="none" w:sz="0" w:space="0" w:color="auto"/>
            <w:bottom w:val="none" w:sz="0" w:space="0" w:color="auto"/>
            <w:right w:val="none" w:sz="0" w:space="0" w:color="auto"/>
          </w:divBdr>
        </w:div>
        <w:div w:id="1320428009">
          <w:marLeft w:val="1354"/>
          <w:marRight w:val="0"/>
          <w:marTop w:val="0"/>
          <w:marBottom w:val="100"/>
          <w:divBdr>
            <w:top w:val="none" w:sz="0" w:space="0" w:color="auto"/>
            <w:left w:val="none" w:sz="0" w:space="0" w:color="auto"/>
            <w:bottom w:val="none" w:sz="0" w:space="0" w:color="auto"/>
            <w:right w:val="none" w:sz="0" w:space="0" w:color="auto"/>
          </w:divBdr>
        </w:div>
        <w:div w:id="1487478215">
          <w:marLeft w:val="1354"/>
          <w:marRight w:val="0"/>
          <w:marTop w:val="0"/>
          <w:marBottom w:val="100"/>
          <w:divBdr>
            <w:top w:val="none" w:sz="0" w:space="0" w:color="auto"/>
            <w:left w:val="none" w:sz="0" w:space="0" w:color="auto"/>
            <w:bottom w:val="none" w:sz="0" w:space="0" w:color="auto"/>
            <w:right w:val="none" w:sz="0" w:space="0" w:color="auto"/>
          </w:divBdr>
        </w:div>
        <w:div w:id="1845052786">
          <w:marLeft w:val="720"/>
          <w:marRight w:val="0"/>
          <w:marTop w:val="0"/>
          <w:marBottom w:val="120"/>
          <w:divBdr>
            <w:top w:val="none" w:sz="0" w:space="0" w:color="auto"/>
            <w:left w:val="none" w:sz="0" w:space="0" w:color="auto"/>
            <w:bottom w:val="none" w:sz="0" w:space="0" w:color="auto"/>
            <w:right w:val="none" w:sz="0" w:space="0" w:color="auto"/>
          </w:divBdr>
        </w:div>
        <w:div w:id="1935243170">
          <w:marLeft w:val="1354"/>
          <w:marRight w:val="0"/>
          <w:marTop w:val="0"/>
          <w:marBottom w:val="100"/>
          <w:divBdr>
            <w:top w:val="none" w:sz="0" w:space="0" w:color="auto"/>
            <w:left w:val="none" w:sz="0" w:space="0" w:color="auto"/>
            <w:bottom w:val="none" w:sz="0" w:space="0" w:color="auto"/>
            <w:right w:val="none" w:sz="0" w:space="0" w:color="auto"/>
          </w:divBdr>
        </w:div>
        <w:div w:id="2002275719">
          <w:marLeft w:val="1987"/>
          <w:marRight w:val="0"/>
          <w:marTop w:val="0"/>
          <w:marBottom w:val="90"/>
          <w:divBdr>
            <w:top w:val="none" w:sz="0" w:space="0" w:color="auto"/>
            <w:left w:val="none" w:sz="0" w:space="0" w:color="auto"/>
            <w:bottom w:val="none" w:sz="0" w:space="0" w:color="auto"/>
            <w:right w:val="none" w:sz="0" w:space="0" w:color="auto"/>
          </w:divBdr>
        </w:div>
        <w:div w:id="2073388953">
          <w:marLeft w:val="1987"/>
          <w:marRight w:val="0"/>
          <w:marTop w:val="0"/>
          <w:marBottom w:val="90"/>
          <w:divBdr>
            <w:top w:val="none" w:sz="0" w:space="0" w:color="auto"/>
            <w:left w:val="none" w:sz="0" w:space="0" w:color="auto"/>
            <w:bottom w:val="none" w:sz="0" w:space="0" w:color="auto"/>
            <w:right w:val="none" w:sz="0" w:space="0" w:color="auto"/>
          </w:divBdr>
        </w:div>
      </w:divsChild>
    </w:div>
    <w:div w:id="603151045">
      <w:bodyDiv w:val="1"/>
      <w:marLeft w:val="0"/>
      <w:marRight w:val="0"/>
      <w:marTop w:val="0"/>
      <w:marBottom w:val="0"/>
      <w:divBdr>
        <w:top w:val="none" w:sz="0" w:space="0" w:color="auto"/>
        <w:left w:val="none" w:sz="0" w:space="0" w:color="auto"/>
        <w:bottom w:val="none" w:sz="0" w:space="0" w:color="auto"/>
        <w:right w:val="none" w:sz="0" w:space="0" w:color="auto"/>
      </w:divBdr>
    </w:div>
    <w:div w:id="654257989">
      <w:bodyDiv w:val="1"/>
      <w:marLeft w:val="0"/>
      <w:marRight w:val="0"/>
      <w:marTop w:val="0"/>
      <w:marBottom w:val="0"/>
      <w:divBdr>
        <w:top w:val="none" w:sz="0" w:space="0" w:color="auto"/>
        <w:left w:val="none" w:sz="0" w:space="0" w:color="auto"/>
        <w:bottom w:val="none" w:sz="0" w:space="0" w:color="auto"/>
        <w:right w:val="none" w:sz="0" w:space="0" w:color="auto"/>
      </w:divBdr>
      <w:divsChild>
        <w:div w:id="230042935">
          <w:marLeft w:val="0"/>
          <w:marRight w:val="0"/>
          <w:marTop w:val="0"/>
          <w:marBottom w:val="0"/>
          <w:divBdr>
            <w:top w:val="none" w:sz="0" w:space="0" w:color="auto"/>
            <w:left w:val="none" w:sz="0" w:space="0" w:color="auto"/>
            <w:bottom w:val="none" w:sz="0" w:space="0" w:color="auto"/>
            <w:right w:val="none" w:sz="0" w:space="0" w:color="auto"/>
          </w:divBdr>
          <w:divsChild>
            <w:div w:id="1432429507">
              <w:marLeft w:val="0"/>
              <w:marRight w:val="0"/>
              <w:marTop w:val="0"/>
              <w:marBottom w:val="0"/>
              <w:divBdr>
                <w:top w:val="none" w:sz="0" w:space="0" w:color="auto"/>
                <w:left w:val="none" w:sz="0" w:space="0" w:color="auto"/>
                <w:bottom w:val="none" w:sz="0" w:space="0" w:color="auto"/>
                <w:right w:val="none" w:sz="0" w:space="0" w:color="auto"/>
              </w:divBdr>
              <w:divsChild>
                <w:div w:id="674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8319">
      <w:bodyDiv w:val="1"/>
      <w:marLeft w:val="0"/>
      <w:marRight w:val="0"/>
      <w:marTop w:val="0"/>
      <w:marBottom w:val="0"/>
      <w:divBdr>
        <w:top w:val="none" w:sz="0" w:space="0" w:color="auto"/>
        <w:left w:val="none" w:sz="0" w:space="0" w:color="auto"/>
        <w:bottom w:val="none" w:sz="0" w:space="0" w:color="auto"/>
        <w:right w:val="none" w:sz="0" w:space="0" w:color="auto"/>
      </w:divBdr>
    </w:div>
    <w:div w:id="715473877">
      <w:bodyDiv w:val="1"/>
      <w:marLeft w:val="0"/>
      <w:marRight w:val="0"/>
      <w:marTop w:val="0"/>
      <w:marBottom w:val="0"/>
      <w:divBdr>
        <w:top w:val="none" w:sz="0" w:space="0" w:color="auto"/>
        <w:left w:val="none" w:sz="0" w:space="0" w:color="auto"/>
        <w:bottom w:val="none" w:sz="0" w:space="0" w:color="auto"/>
        <w:right w:val="none" w:sz="0" w:space="0" w:color="auto"/>
      </w:divBdr>
    </w:div>
    <w:div w:id="958873562">
      <w:bodyDiv w:val="1"/>
      <w:marLeft w:val="0"/>
      <w:marRight w:val="0"/>
      <w:marTop w:val="0"/>
      <w:marBottom w:val="0"/>
      <w:divBdr>
        <w:top w:val="none" w:sz="0" w:space="0" w:color="auto"/>
        <w:left w:val="none" w:sz="0" w:space="0" w:color="auto"/>
        <w:bottom w:val="none" w:sz="0" w:space="0" w:color="auto"/>
        <w:right w:val="none" w:sz="0" w:space="0" w:color="auto"/>
      </w:divBdr>
    </w:div>
    <w:div w:id="1028456519">
      <w:bodyDiv w:val="1"/>
      <w:marLeft w:val="0"/>
      <w:marRight w:val="0"/>
      <w:marTop w:val="0"/>
      <w:marBottom w:val="0"/>
      <w:divBdr>
        <w:top w:val="none" w:sz="0" w:space="0" w:color="auto"/>
        <w:left w:val="none" w:sz="0" w:space="0" w:color="auto"/>
        <w:bottom w:val="none" w:sz="0" w:space="0" w:color="auto"/>
        <w:right w:val="none" w:sz="0" w:space="0" w:color="auto"/>
      </w:divBdr>
      <w:divsChild>
        <w:div w:id="195965400">
          <w:marLeft w:val="0"/>
          <w:marRight w:val="0"/>
          <w:marTop w:val="0"/>
          <w:marBottom w:val="0"/>
          <w:divBdr>
            <w:top w:val="none" w:sz="0" w:space="0" w:color="auto"/>
            <w:left w:val="none" w:sz="0" w:space="0" w:color="auto"/>
            <w:bottom w:val="none" w:sz="0" w:space="0" w:color="auto"/>
            <w:right w:val="none" w:sz="0" w:space="0" w:color="auto"/>
          </w:divBdr>
          <w:divsChild>
            <w:div w:id="991637874">
              <w:marLeft w:val="0"/>
              <w:marRight w:val="0"/>
              <w:marTop w:val="0"/>
              <w:marBottom w:val="0"/>
              <w:divBdr>
                <w:top w:val="none" w:sz="0" w:space="0" w:color="auto"/>
                <w:left w:val="none" w:sz="0" w:space="0" w:color="auto"/>
                <w:bottom w:val="none" w:sz="0" w:space="0" w:color="auto"/>
                <w:right w:val="none" w:sz="0" w:space="0" w:color="auto"/>
              </w:divBdr>
              <w:divsChild>
                <w:div w:id="20774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25529">
      <w:bodyDiv w:val="1"/>
      <w:marLeft w:val="0"/>
      <w:marRight w:val="0"/>
      <w:marTop w:val="0"/>
      <w:marBottom w:val="0"/>
      <w:divBdr>
        <w:top w:val="none" w:sz="0" w:space="0" w:color="auto"/>
        <w:left w:val="none" w:sz="0" w:space="0" w:color="auto"/>
        <w:bottom w:val="none" w:sz="0" w:space="0" w:color="auto"/>
        <w:right w:val="none" w:sz="0" w:space="0" w:color="auto"/>
      </w:divBdr>
    </w:div>
    <w:div w:id="1359697607">
      <w:bodyDiv w:val="1"/>
      <w:marLeft w:val="0"/>
      <w:marRight w:val="0"/>
      <w:marTop w:val="0"/>
      <w:marBottom w:val="0"/>
      <w:divBdr>
        <w:top w:val="none" w:sz="0" w:space="0" w:color="auto"/>
        <w:left w:val="none" w:sz="0" w:space="0" w:color="auto"/>
        <w:bottom w:val="none" w:sz="0" w:space="0" w:color="auto"/>
        <w:right w:val="none" w:sz="0" w:space="0" w:color="auto"/>
      </w:divBdr>
    </w:div>
    <w:div w:id="1543328842">
      <w:bodyDiv w:val="1"/>
      <w:marLeft w:val="0"/>
      <w:marRight w:val="0"/>
      <w:marTop w:val="0"/>
      <w:marBottom w:val="0"/>
      <w:divBdr>
        <w:top w:val="none" w:sz="0" w:space="0" w:color="auto"/>
        <w:left w:val="none" w:sz="0" w:space="0" w:color="auto"/>
        <w:bottom w:val="none" w:sz="0" w:space="0" w:color="auto"/>
        <w:right w:val="none" w:sz="0" w:space="0" w:color="auto"/>
      </w:divBdr>
    </w:div>
    <w:div w:id="1900241068">
      <w:bodyDiv w:val="1"/>
      <w:marLeft w:val="0"/>
      <w:marRight w:val="0"/>
      <w:marTop w:val="0"/>
      <w:marBottom w:val="0"/>
      <w:divBdr>
        <w:top w:val="none" w:sz="0" w:space="0" w:color="auto"/>
        <w:left w:val="none" w:sz="0" w:space="0" w:color="auto"/>
        <w:bottom w:val="none" w:sz="0" w:space="0" w:color="auto"/>
        <w:right w:val="none" w:sz="0" w:space="0" w:color="auto"/>
      </w:divBdr>
      <w:divsChild>
        <w:div w:id="664086130">
          <w:marLeft w:val="0"/>
          <w:marRight w:val="0"/>
          <w:marTop w:val="0"/>
          <w:marBottom w:val="0"/>
          <w:divBdr>
            <w:top w:val="none" w:sz="0" w:space="0" w:color="auto"/>
            <w:left w:val="none" w:sz="0" w:space="0" w:color="auto"/>
            <w:bottom w:val="none" w:sz="0" w:space="0" w:color="auto"/>
            <w:right w:val="none" w:sz="0" w:space="0" w:color="auto"/>
          </w:divBdr>
          <w:divsChild>
            <w:div w:id="1987010988">
              <w:marLeft w:val="0"/>
              <w:marRight w:val="0"/>
              <w:marTop w:val="0"/>
              <w:marBottom w:val="0"/>
              <w:divBdr>
                <w:top w:val="none" w:sz="0" w:space="0" w:color="auto"/>
                <w:left w:val="none" w:sz="0" w:space="0" w:color="auto"/>
                <w:bottom w:val="none" w:sz="0" w:space="0" w:color="auto"/>
                <w:right w:val="none" w:sz="0" w:space="0" w:color="auto"/>
              </w:divBdr>
              <w:divsChild>
                <w:div w:id="17187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2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arxiv.org/pdf/2312.11825.pdf"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euc-word-edit.officeapps.live.com/we/wordeditorframe.aspx?ui=fr%2DFR&amp;rs=fr%2DFR&amp;wopisrc=https%3A%2F%2Fefrei365net-my.sharepoint.com%2Fpersonal%2Fnoah_goulin_efrei_net%2F_vti_bin%2Fwopi.ashx%2Ffiles%2F89d04c860f404a24865e29d7d2e519eb&amp;wdenableroaming=1&amp;mscc=0&amp;wdodb=1&amp;hid=2358529D-EA2B-43DD-8BFF-42C1E11900EA&amp;wdorigin=Sharing.ServerTransfer&amp;jsapi=1&amp;jsapiver=v1&amp;newsession=1&amp;corrid=43d9cc20-c8f1-4a0e-bd1f-10a75af188f7&amp;usid=43d9cc20-c8f1-4a0e-bd1f-10a75af188f7&amp;sftc=1&amp;cac=1&amp;mtf=1&amp;sfp=1&amp;instantedit=1&amp;wopicomplete=1&amp;wdredirectionreason=Unified_SingleFlush&amp;rct=Normal&amp;ctp=LeastProtected"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euc-word-edit.officeapps.live.com/we/wordeditorframe.aspx?ui=fr%2DFR&amp;rs=fr%2DFR&amp;wopisrc=https%3A%2F%2Fefrei365net-my.sharepoint.com%2Fpersonal%2Fnoah_goulin_efrei_net%2F_vti_bin%2Fwopi.ashx%2Ffiles%2F89d04c860f404a24865e29d7d2e519eb&amp;wdenableroaming=1&amp;mscc=0&amp;wdodb=1&amp;hid=2358529D-EA2B-43DD-8BFF-42C1E11900EA&amp;wdorigin=Sharing.ServerTransfer&amp;jsapi=1&amp;jsapiver=v1&amp;newsession=1&amp;corrid=43d9cc20-c8f1-4a0e-bd1f-10a75af188f7&amp;usid=43d9cc20-c8f1-4a0e-bd1f-10a75af188f7&amp;sftc=1&amp;cac=1&amp;mtf=1&amp;sfp=1&amp;instantedit=1&amp;wopicomplete=1&amp;wdredirectionreason=Unified_SingleFlush&amp;rct=Normal&amp;ctp=LeastProtected"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lajavaness.medium.com/comparing-state-of-the-art-speaker-diarization-frameworks-pyannote-vs-nemo-31a191c6300"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37d55968-d2d8-4301-ba26-174da3db601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0ED6F945901944AA4A16E19A84E4881" ma:contentTypeVersion="15" ma:contentTypeDescription="Crée un document." ma:contentTypeScope="" ma:versionID="cf6555b417e19c9a2b741706a7fbc8e2">
  <xsd:schema xmlns:xsd="http://www.w3.org/2001/XMLSchema" xmlns:xs="http://www.w3.org/2001/XMLSchema" xmlns:p="http://schemas.microsoft.com/office/2006/metadata/properties" xmlns:ns3="37d55968-d2d8-4301-ba26-174da3db601d" xmlns:ns4="bc14bb59-7e0d-4b16-872e-3598af13e3a8" targetNamespace="http://schemas.microsoft.com/office/2006/metadata/properties" ma:root="true" ma:fieldsID="f436842828a21357b062ae1f2b667a3a" ns3:_="" ns4:_="">
    <xsd:import namespace="37d55968-d2d8-4301-ba26-174da3db601d"/>
    <xsd:import namespace="bc14bb59-7e0d-4b16-872e-3598af13e3a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d55968-d2d8-4301-ba26-174da3db60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14bb59-7e0d-4b16-872e-3598af13e3a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C1E3F7-9F5F-429B-9DE4-090437147688}">
  <ds:schemaRefs>
    <ds:schemaRef ds:uri="http://schemas.microsoft.com/sharepoint/v3/contenttype/forms"/>
  </ds:schemaRefs>
</ds:datastoreItem>
</file>

<file path=customXml/itemProps2.xml><?xml version="1.0" encoding="utf-8"?>
<ds:datastoreItem xmlns:ds="http://schemas.openxmlformats.org/officeDocument/2006/customXml" ds:itemID="{C2EE1481-FB11-4922-A098-25B1094A5B1C}">
  <ds:schemaRefs>
    <ds:schemaRef ds:uri="http://schemas.openxmlformats.org/officeDocument/2006/bibliography"/>
  </ds:schemaRefs>
</ds:datastoreItem>
</file>

<file path=customXml/itemProps3.xml><?xml version="1.0" encoding="utf-8"?>
<ds:datastoreItem xmlns:ds="http://schemas.openxmlformats.org/officeDocument/2006/customXml" ds:itemID="{230C823E-6341-4C4E-9973-319560F68472}">
  <ds:schemaRefs>
    <ds:schemaRef ds:uri="http://schemas.microsoft.com/office/2006/metadata/properties"/>
    <ds:schemaRef ds:uri="http://schemas.microsoft.com/office/infopath/2007/PartnerControls"/>
    <ds:schemaRef ds:uri="37d55968-d2d8-4301-ba26-174da3db601d"/>
  </ds:schemaRefs>
</ds:datastoreItem>
</file>

<file path=customXml/itemProps4.xml><?xml version="1.0" encoding="utf-8"?>
<ds:datastoreItem xmlns:ds="http://schemas.openxmlformats.org/officeDocument/2006/customXml" ds:itemID="{B170C84A-7221-48EC-93F3-A13944F276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d55968-d2d8-4301-ba26-174da3db601d"/>
    <ds:schemaRef ds:uri="bc14bb59-7e0d-4b16-872e-3598af13e3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9167</Words>
  <Characters>52258</Characters>
  <Application>Microsoft Office Word</Application>
  <DocSecurity>0</DocSecurity>
  <Lines>435</Lines>
  <Paragraphs>122</Paragraphs>
  <ScaleCrop>false</ScaleCrop>
  <Company>ECE</Company>
  <LinksUpToDate>false</LinksUpToDate>
  <CharactersWithSpaces>61303</CharactersWithSpaces>
  <SharedDoc>false</SharedDoc>
  <HLinks>
    <vt:vector size="36" baseType="variant">
      <vt:variant>
        <vt:i4>1638485</vt:i4>
      </vt:variant>
      <vt:variant>
        <vt:i4>15</vt:i4>
      </vt:variant>
      <vt:variant>
        <vt:i4>0</vt:i4>
      </vt:variant>
      <vt:variant>
        <vt:i4>5</vt:i4>
      </vt:variant>
      <vt:variant>
        <vt:lpwstr>https://arxiv.org/pdf/2312.11825.pdf</vt:lpwstr>
      </vt:variant>
      <vt:variant>
        <vt:lpwstr/>
      </vt:variant>
      <vt:variant>
        <vt:i4>1835017</vt:i4>
      </vt:variant>
      <vt:variant>
        <vt:i4>12</vt:i4>
      </vt:variant>
      <vt:variant>
        <vt:i4>0</vt:i4>
      </vt:variant>
      <vt:variant>
        <vt:i4>5</vt:i4>
      </vt:variant>
      <vt:variant>
        <vt:lpwstr>https://lajavaness.medium.com/comparing-state-of-the-art-speaker-diarization-frameworks-pyannote-vs-nemo-31a191c6300</vt:lpwstr>
      </vt:variant>
      <vt:variant>
        <vt:lpwstr/>
      </vt:variant>
      <vt:variant>
        <vt:i4>5898270</vt:i4>
      </vt:variant>
      <vt:variant>
        <vt:i4>9</vt:i4>
      </vt:variant>
      <vt:variant>
        <vt:i4>0</vt:i4>
      </vt:variant>
      <vt:variant>
        <vt:i4>5</vt:i4>
      </vt:variant>
      <vt:variant>
        <vt:lpwstr>https://euc-word-edit.officeapps.live.com/we/wordeditorframe.aspx?ui=fr%2DFR&amp;rs=fr%2DFR&amp;wopisrc=https%3A%2F%2Fefrei365net-my.sharepoint.com%2Fpersonal%2Fnoah_goulin_efrei_net%2F_vti_bin%2Fwopi.ashx%2Ffiles%2F89d04c860f404a24865e29d7d2e519eb&amp;wdenableroaming=1&amp;mscc=0&amp;wdodb=1&amp;hid=2358529D-EA2B-43DD-8BFF-42C1E11900EA&amp;wdorigin=Sharing.ServerTransfer&amp;jsapi=1&amp;jsapiver=v1&amp;newsession=1&amp;corrid=43d9cc20-c8f1-4a0e-bd1f-10a75af188f7&amp;usid=43d9cc20-c8f1-4a0e-bd1f-10a75af188f7&amp;sftc=1&amp;cac=1&amp;mtf=1&amp;sfp=1&amp;instantedit=1&amp;wopicomplete=1&amp;wdredirectionreason=Unified_SingleFlush&amp;rct=Normal&amp;ctp=LeastProtected</vt:lpwstr>
      </vt:variant>
      <vt:variant>
        <vt:lpwstr>_ftn4</vt:lpwstr>
      </vt:variant>
      <vt:variant>
        <vt:i4>5898270</vt:i4>
      </vt:variant>
      <vt:variant>
        <vt:i4>6</vt:i4>
      </vt:variant>
      <vt:variant>
        <vt:i4>0</vt:i4>
      </vt:variant>
      <vt:variant>
        <vt:i4>5</vt:i4>
      </vt:variant>
      <vt:variant>
        <vt:lpwstr>https://euc-word-edit.officeapps.live.com/we/wordeditorframe.aspx?ui=fr%2DFR&amp;rs=fr%2DFR&amp;wopisrc=https%3A%2F%2Fefrei365net-my.sharepoint.com%2Fpersonal%2Fnoah_goulin_efrei_net%2F_vti_bin%2Fwopi.ashx%2Ffiles%2F89d04c860f404a24865e29d7d2e519eb&amp;wdenableroaming=1&amp;mscc=0&amp;wdodb=1&amp;hid=2358529D-EA2B-43DD-8BFF-42C1E11900EA&amp;wdorigin=Sharing.ServerTransfer&amp;jsapi=1&amp;jsapiver=v1&amp;newsession=1&amp;corrid=43d9cc20-c8f1-4a0e-bd1f-10a75af188f7&amp;usid=43d9cc20-c8f1-4a0e-bd1f-10a75af188f7&amp;sftc=1&amp;cac=1&amp;mtf=1&amp;sfp=1&amp;instantedit=1&amp;wopicomplete=1&amp;wdredirectionreason=Unified_SingleFlush&amp;rct=Normal&amp;ctp=LeastProtected</vt:lpwstr>
      </vt:variant>
      <vt:variant>
        <vt:lpwstr>_ftn3</vt:lpwstr>
      </vt:variant>
      <vt:variant>
        <vt:i4>5898270</vt:i4>
      </vt:variant>
      <vt:variant>
        <vt:i4>3</vt:i4>
      </vt:variant>
      <vt:variant>
        <vt:i4>0</vt:i4>
      </vt:variant>
      <vt:variant>
        <vt:i4>5</vt:i4>
      </vt:variant>
      <vt:variant>
        <vt:lpwstr>https://euc-word-edit.officeapps.live.com/we/wordeditorframe.aspx?ui=fr%2DFR&amp;rs=fr%2DFR&amp;wopisrc=https%3A%2F%2Fefrei365net-my.sharepoint.com%2Fpersonal%2Fnoah_goulin_efrei_net%2F_vti_bin%2Fwopi.ashx%2Ffiles%2F89d04c860f404a24865e29d7d2e519eb&amp;wdenableroaming=1&amp;mscc=0&amp;wdodb=1&amp;hid=2358529D-EA2B-43DD-8BFF-42C1E11900EA&amp;wdorigin=Sharing.ServerTransfer&amp;jsapi=1&amp;jsapiver=v1&amp;newsession=1&amp;corrid=43d9cc20-c8f1-4a0e-bd1f-10a75af188f7&amp;usid=43d9cc20-c8f1-4a0e-bd1f-10a75af188f7&amp;sftc=1&amp;cac=1&amp;mtf=1&amp;sfp=1&amp;instantedit=1&amp;wopicomplete=1&amp;wdredirectionreason=Unified_SingleFlush&amp;rct=Normal&amp;ctp=LeastProtected</vt:lpwstr>
      </vt:variant>
      <vt:variant>
        <vt:lpwstr>_ftn2</vt:lpwstr>
      </vt:variant>
      <vt:variant>
        <vt:i4>5898270</vt:i4>
      </vt:variant>
      <vt:variant>
        <vt:i4>0</vt:i4>
      </vt:variant>
      <vt:variant>
        <vt:i4>0</vt:i4>
      </vt:variant>
      <vt:variant>
        <vt:i4>5</vt:i4>
      </vt:variant>
      <vt:variant>
        <vt:lpwstr>https://euc-word-edit.officeapps.live.com/we/wordeditorframe.aspx?ui=fr%2DFR&amp;rs=fr%2DFR&amp;wopisrc=https%3A%2F%2Fefrei365net-my.sharepoint.com%2Fpersonal%2Fnoah_goulin_efrei_net%2F_vti_bin%2Fwopi.ashx%2Ffiles%2F89d04c860f404a24865e29d7d2e519eb&amp;wdenableroaming=1&amp;mscc=0&amp;wdodb=1&amp;hid=2358529D-EA2B-43DD-8BFF-42C1E11900EA&amp;wdorigin=Sharing.ServerTransfer&amp;jsapi=1&amp;jsapiver=v1&amp;newsession=1&amp;corrid=43d9cc20-c8f1-4a0e-bd1f-10a75af188f7&amp;usid=43d9cc20-c8f1-4a0e-bd1f-10a75af188f7&amp;sftc=1&amp;cac=1&amp;mtf=1&amp;sfp=1&amp;instantedit=1&amp;wopicomplete=1&amp;wdredirectionreason=Unified_SingleFlush&amp;rct=Normal&amp;ctp=LeastProtected</vt:lpwstr>
      </vt:variant>
      <vt:variant>
        <vt:lpwstr>_ftn1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PPE Template: Project Vision and Plan</dc:title>
  <dc:subject/>
  <dc:creator>Olivier GIRINSKY</dc:creator>
  <cp:keywords/>
  <cp:lastModifiedBy>Noah GOULIN</cp:lastModifiedBy>
  <cp:revision>3</cp:revision>
  <cp:lastPrinted>2024-02-09T23:25:00Z</cp:lastPrinted>
  <dcterms:created xsi:type="dcterms:W3CDTF">2024-02-09T23:26:00Z</dcterms:created>
  <dcterms:modified xsi:type="dcterms:W3CDTF">2024-12-25T23:12:00Z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0x010100C0ED6F945901944AA4A16E19A84E4881</vt:lpwstr>
  </property>
</Properties>
</file>